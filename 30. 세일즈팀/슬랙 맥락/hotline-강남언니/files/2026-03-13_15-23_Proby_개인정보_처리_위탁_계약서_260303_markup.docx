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3F90" w14:textId="77777777" w:rsidR="00295BCB" w:rsidRPr="00295BCB" w:rsidRDefault="00295BCB" w:rsidP="00295BCB">
      <w:pPr>
        <w:jc w:val="center"/>
        <w:rPr>
          <w:sz w:val="28"/>
          <w:szCs w:val="28"/>
        </w:rPr>
      </w:pPr>
      <w:r w:rsidRPr="00295BCB">
        <w:rPr>
          <w:rFonts w:hint="eastAsia"/>
          <w:b/>
          <w:bCs/>
          <w:sz w:val="28"/>
          <w:szCs w:val="28"/>
          <w:u w:val="single"/>
        </w:rPr>
        <w:t>개인정보 처리 위탁 계약서</w:t>
      </w:r>
    </w:p>
    <w:p w14:paraId="09CB48FD" w14:textId="77777777" w:rsidR="00295BCB" w:rsidRPr="00295BCB" w:rsidRDefault="00295BCB" w:rsidP="00295BCB"/>
    <w:p w14:paraId="56BBC4EF" w14:textId="6CABA7D7" w:rsidR="00295BCB" w:rsidRPr="00295BCB" w:rsidRDefault="00554459" w:rsidP="00DD7E5A">
      <w:pPr>
        <w:jc w:val="both"/>
      </w:pPr>
      <w:r>
        <w:rPr>
          <w:rFonts w:hint="eastAsia"/>
          <w:b/>
          <w:bCs/>
        </w:rPr>
        <w:t>주식회사 힐링페이퍼</w:t>
      </w:r>
      <w:r w:rsidR="00295BCB" w:rsidRPr="00295BCB">
        <w:rPr>
          <w:rFonts w:hint="eastAsia"/>
        </w:rPr>
        <w:t>(이하 “위탁자”라고 한다)와 [포뮬라엑스 주식회사](이하 “수탁자”라고 한다)는 “위탁자”의 개인정보 처리 업무를 “수탁자”에게 위탁함에 있어 다음과 같은 내용으로 개인정보 처리 위탁 계약(이하 “본 계약”이라 한다)을 체결한다. </w:t>
      </w:r>
    </w:p>
    <w:p w14:paraId="7C7EF969" w14:textId="77777777" w:rsidR="00295BCB" w:rsidRPr="00295BCB" w:rsidRDefault="00295BCB" w:rsidP="00DD7E5A">
      <w:pPr>
        <w:jc w:val="both"/>
      </w:pPr>
    </w:p>
    <w:p w14:paraId="2E332343" w14:textId="77777777" w:rsidR="00295BCB" w:rsidRPr="00295BCB" w:rsidRDefault="00295BCB" w:rsidP="00DD7E5A">
      <w:pPr>
        <w:jc w:val="both"/>
      </w:pPr>
      <w:r w:rsidRPr="00295BCB">
        <w:rPr>
          <w:rFonts w:hint="eastAsia"/>
          <w:b/>
          <w:bCs/>
        </w:rPr>
        <w:t xml:space="preserve">제1조 (목적) </w:t>
      </w:r>
      <w:r w:rsidRPr="00295BCB">
        <w:rPr>
          <w:rFonts w:hint="eastAsia"/>
        </w:rPr>
        <w:t>본 계약의 목적은 “위탁자”가 자신의 업무를 수행함에 있어 필요한 개인정보 처리 업무를 “수탁자”에게 위탁하고 “수탁자”의 책임 아래 성실하게 업무를 완성하도록 하는 데 필요한 사항을 정하기 위함이다.</w:t>
      </w:r>
    </w:p>
    <w:p w14:paraId="7ADC8D64" w14:textId="77777777" w:rsidR="00295BCB" w:rsidRPr="00295BCB" w:rsidRDefault="00295BCB" w:rsidP="00DD7E5A">
      <w:pPr>
        <w:jc w:val="both"/>
      </w:pPr>
    </w:p>
    <w:p w14:paraId="0218ED94" w14:textId="77777777" w:rsidR="00831E95" w:rsidRDefault="00295BCB" w:rsidP="00DD7E5A">
      <w:pPr>
        <w:jc w:val="both"/>
      </w:pPr>
      <w:r w:rsidRPr="00295BCB">
        <w:rPr>
          <w:rFonts w:hint="eastAsia"/>
          <w:b/>
          <w:bCs/>
        </w:rPr>
        <w:t>제2조 (용어의 정의)</w:t>
      </w:r>
      <w:r w:rsidRPr="00295BCB">
        <w:rPr>
          <w:rFonts w:hint="eastAsia"/>
        </w:rPr>
        <w:t xml:space="preserve"> </w:t>
      </w:r>
    </w:p>
    <w:p w14:paraId="12612A6F" w14:textId="27277C40" w:rsidR="00831E95" w:rsidRPr="00295BCB" w:rsidRDefault="00295BCB" w:rsidP="00DD7E5A">
      <w:pPr>
        <w:pStyle w:val="a6"/>
        <w:numPr>
          <w:ilvl w:val="1"/>
          <w:numId w:val="1"/>
        </w:numPr>
        <w:spacing w:line="360" w:lineRule="auto"/>
        <w:jc w:val="both"/>
        <w:rPr>
          <w:rFonts w:hint="eastAsia"/>
        </w:rPr>
      </w:pPr>
      <w:r w:rsidRPr="00295BCB">
        <w:rPr>
          <w:rFonts w:hint="eastAsia"/>
        </w:rPr>
        <w:t>본 계약에서 사용하는 용어의 뜻은 다음과 같다. </w:t>
      </w:r>
    </w:p>
    <w:p w14:paraId="16513E43" w14:textId="0E34E0B8" w:rsidR="00295BCB" w:rsidRPr="00295BCB" w:rsidRDefault="00295BCB" w:rsidP="00DD7E5A">
      <w:pPr>
        <w:pStyle w:val="a6"/>
        <w:numPr>
          <w:ilvl w:val="0"/>
          <w:numId w:val="15"/>
        </w:numPr>
        <w:jc w:val="both"/>
      </w:pPr>
      <w:r w:rsidRPr="00295BCB">
        <w:rPr>
          <w:rFonts w:hint="eastAsia"/>
        </w:rPr>
        <w:t>"개인정보"란 살아 있는 개인에 관한 정보로서 성명, 주민등록번호 및 영상 등을 통하여 개인을 알아볼 수 있는 정보(해당 정보만으로는 특정 개인을 알아볼 수 없더라도 다른 정보와 쉽게 결합하여 알아볼 수 있는 것을 포함한다)를 말한다.</w:t>
      </w:r>
    </w:p>
    <w:p w14:paraId="45CE4E01" w14:textId="77777777" w:rsidR="00295BCB" w:rsidRPr="00295BCB" w:rsidRDefault="00295BCB" w:rsidP="00DD7E5A">
      <w:pPr>
        <w:numPr>
          <w:ilvl w:val="0"/>
          <w:numId w:val="15"/>
        </w:numPr>
        <w:jc w:val="both"/>
        <w:rPr>
          <w:rFonts w:hint="eastAsia"/>
        </w:rPr>
      </w:pPr>
      <w:r w:rsidRPr="00295BCB">
        <w:rPr>
          <w:rFonts w:hint="eastAsia"/>
        </w:rPr>
        <w:t>"처리"란 개인정보의 수집, 생성, 연계, 연동, 기록, 저장, 보유, 가공, 편집, 검색, 출력, 정정(訂正), 복구, 이용, 제공, 공개, 파기(破棄), 그 밖에 이와 유사한 행위를 말한다.</w:t>
      </w:r>
    </w:p>
    <w:p w14:paraId="16936903" w14:textId="77777777" w:rsidR="00295BCB" w:rsidRPr="00295BCB" w:rsidRDefault="00295BCB" w:rsidP="00DD7E5A">
      <w:pPr>
        <w:numPr>
          <w:ilvl w:val="0"/>
          <w:numId w:val="15"/>
        </w:numPr>
        <w:jc w:val="both"/>
        <w:rPr>
          <w:rFonts w:hint="eastAsia"/>
        </w:rPr>
      </w:pPr>
      <w:r w:rsidRPr="00295BCB">
        <w:rPr>
          <w:rFonts w:hint="eastAsia"/>
        </w:rPr>
        <w:t>"정보주체"란 처리되는 정보에 의하여 알아볼 수 있는 사람으로서 그 정보의 주체가 되는 사람을 말한다.</w:t>
      </w:r>
    </w:p>
    <w:p w14:paraId="2BA6B8B8" w14:textId="3B03C040" w:rsidR="00DD7E5A" w:rsidRDefault="00295BCB" w:rsidP="00DD7E5A">
      <w:pPr>
        <w:pStyle w:val="a6"/>
        <w:numPr>
          <w:ilvl w:val="1"/>
          <w:numId w:val="1"/>
        </w:numPr>
        <w:jc w:val="both"/>
      </w:pPr>
      <w:r w:rsidRPr="00295BCB">
        <w:rPr>
          <w:rFonts w:hint="eastAsia"/>
        </w:rPr>
        <w:t>본 계약에서 별도로 정의되지 아니한 용어는 「정보통신망 이용촉진 및 정보보호 등에 관한 법률」, 「개인정보 보호법」 및 각 법령들의 부속규정(이하 향후 수시적으로 제개정될 내용까지 포함해 총칭하여, “개인정보보호법령”이라 한다)에서 정의된 바에 따른다. </w:t>
      </w:r>
    </w:p>
    <w:p w14:paraId="1DF1DC18" w14:textId="77777777" w:rsidR="00DD7E5A" w:rsidRPr="00295BCB" w:rsidRDefault="00DD7E5A" w:rsidP="00DD7E5A">
      <w:pPr>
        <w:pStyle w:val="a6"/>
        <w:ind w:left="360"/>
        <w:jc w:val="both"/>
        <w:rPr>
          <w:rFonts w:hint="eastAsia"/>
        </w:rPr>
      </w:pPr>
    </w:p>
    <w:p w14:paraId="4018F73A" w14:textId="77777777" w:rsidR="00DD7E5A" w:rsidRDefault="00295BCB" w:rsidP="00DD7E5A">
      <w:pPr>
        <w:jc w:val="both"/>
        <w:rPr>
          <w:b/>
          <w:bCs/>
        </w:rPr>
      </w:pPr>
      <w:r w:rsidRPr="00295BCB">
        <w:rPr>
          <w:rFonts w:hint="eastAsia"/>
          <w:b/>
          <w:bCs/>
        </w:rPr>
        <w:t xml:space="preserve">제3조 (위탁 업무의 목적 및 범위) </w:t>
      </w:r>
    </w:p>
    <w:p w14:paraId="1B152D83" w14:textId="0DAA8E3C" w:rsidR="00295BCB" w:rsidRPr="00295BCB" w:rsidRDefault="00295BCB" w:rsidP="00DD7E5A">
      <w:pPr>
        <w:pStyle w:val="a6"/>
        <w:numPr>
          <w:ilvl w:val="1"/>
          <w:numId w:val="16"/>
        </w:numPr>
        <w:jc w:val="both"/>
      </w:pPr>
      <w:r w:rsidRPr="00295BCB">
        <w:rPr>
          <w:rFonts w:hint="eastAsia"/>
        </w:rPr>
        <w:t>“수탁자”는 다음 각 호의 업무를 수행하기</w:t>
      </w:r>
      <w:r w:rsidR="00831E95">
        <w:rPr>
          <w:rFonts w:hint="eastAsia"/>
        </w:rPr>
        <w:t xml:space="preserve"> </w:t>
      </w:r>
      <w:r w:rsidRPr="00295BCB">
        <w:rPr>
          <w:rFonts w:hint="eastAsia"/>
        </w:rPr>
        <w:t>위하여 체결된 “위탁자”와 “수탁자”</w:t>
      </w:r>
      <w:r w:rsidR="00831E95">
        <w:rPr>
          <w:rFonts w:hint="eastAsia"/>
        </w:rPr>
        <w:t xml:space="preserve"> </w:t>
      </w:r>
      <w:r w:rsidRPr="00295BCB">
        <w:rPr>
          <w:rFonts w:hint="eastAsia"/>
        </w:rPr>
        <w:t>간의 계약(이하 “기본 계약”)의 이행을 위하여 필요한 범위 내에서 개인정보 처리 업무를 위탁 받아 수행한다. </w:t>
      </w:r>
    </w:p>
    <w:p w14:paraId="167FC4C6" w14:textId="2448A80C" w:rsidR="00295BCB" w:rsidRPr="00295BCB" w:rsidRDefault="00295BCB" w:rsidP="00DD7E5A">
      <w:pPr>
        <w:numPr>
          <w:ilvl w:val="0"/>
          <w:numId w:val="3"/>
        </w:numPr>
        <w:jc w:val="both"/>
      </w:pPr>
      <w:r w:rsidRPr="00295BCB">
        <w:rPr>
          <w:rFonts w:hint="eastAsia"/>
        </w:rPr>
        <w:lastRenderedPageBreak/>
        <w:t xml:space="preserve">“위탁자”가 운영하는 </w:t>
      </w:r>
      <w:r w:rsidR="00831E95">
        <w:rPr>
          <w:rFonts w:hint="eastAsia"/>
        </w:rPr>
        <w:t xml:space="preserve">강남언니 내지 UNNI </w:t>
      </w:r>
      <w:r w:rsidRPr="00295BCB">
        <w:rPr>
          <w:rFonts w:hint="eastAsia"/>
        </w:rPr>
        <w:t>플랫폼(</w:t>
      </w:r>
      <w:hyperlink r:id="rId5" w:history="1">
        <w:r w:rsidR="00831E95" w:rsidRPr="00DB70C6">
          <w:rPr>
            <w:rStyle w:val="aa"/>
          </w:rPr>
          <w:t>https://www.gangnamunni.com/</w:t>
        </w:r>
      </w:hyperlink>
      <w:r w:rsidR="00831E95">
        <w:rPr>
          <w:rFonts w:hint="eastAsia"/>
        </w:rPr>
        <w:t xml:space="preserve">, </w:t>
      </w:r>
      <w:hyperlink r:id="rId6" w:history="1">
        <w:r w:rsidR="00831E95" w:rsidRPr="00DB70C6">
          <w:rPr>
            <w:rStyle w:val="aa"/>
          </w:rPr>
          <w:t>https://www.gangnamunni.com/jp</w:t>
        </w:r>
      </w:hyperlink>
      <w:r w:rsidR="00831E95">
        <w:rPr>
          <w:rFonts w:hint="eastAsia"/>
        </w:rPr>
        <w:t xml:space="preserve">, </w:t>
      </w:r>
      <w:hyperlink r:id="rId7" w:history="1">
        <w:r w:rsidR="00831E95" w:rsidRPr="00DB70C6">
          <w:rPr>
            <w:rStyle w:val="aa"/>
          </w:rPr>
          <w:t>https://unni.global/</w:t>
        </w:r>
      </w:hyperlink>
      <w:r w:rsidRPr="00295BCB">
        <w:rPr>
          <w:rFonts w:hint="eastAsia"/>
        </w:rPr>
        <w:t>의 앱 및 웹 형태 서비스를 모두 포함함)의 회원인 정보주체를 대상으로 진행하는 인공지능 인터뷰 서비스</w:t>
      </w:r>
    </w:p>
    <w:p w14:paraId="3EAC8CAA" w14:textId="2A702EA6" w:rsidR="00295BCB" w:rsidRPr="00295BCB" w:rsidRDefault="00295BCB" w:rsidP="00DD7E5A">
      <w:pPr>
        <w:numPr>
          <w:ilvl w:val="0"/>
          <w:numId w:val="3"/>
        </w:numPr>
        <w:jc w:val="both"/>
        <w:rPr>
          <w:rFonts w:hint="eastAsia"/>
        </w:rPr>
      </w:pPr>
      <w:r w:rsidRPr="00295BCB">
        <w:rPr>
          <w:rFonts w:hint="eastAsia"/>
        </w:rPr>
        <w:t xml:space="preserve">“위탁자”가 필요에 따라 </w:t>
      </w:r>
      <w:r w:rsidR="00831E95">
        <w:rPr>
          <w:rFonts w:hint="eastAsia"/>
        </w:rPr>
        <w:t>미용의료 시장</w:t>
      </w:r>
      <w:r w:rsidR="008D7F6E">
        <w:rPr>
          <w:rFonts w:hint="eastAsia"/>
        </w:rPr>
        <w:t xml:space="preserve"> 내 소비자 경험 탐색을 위해 일반 소비자를 </w:t>
      </w:r>
      <w:r w:rsidRPr="00295BCB">
        <w:rPr>
          <w:rFonts w:hint="eastAsia"/>
        </w:rPr>
        <w:t>대상으로 진행하는 인공지능 인터뷰 서비스</w:t>
      </w:r>
    </w:p>
    <w:p w14:paraId="7C9D1A17" w14:textId="77777777" w:rsidR="00295BCB" w:rsidRPr="00295BCB" w:rsidRDefault="00295BCB" w:rsidP="00DD7E5A">
      <w:pPr>
        <w:numPr>
          <w:ilvl w:val="0"/>
          <w:numId w:val="3"/>
        </w:numPr>
        <w:jc w:val="both"/>
        <w:rPr>
          <w:rFonts w:hint="eastAsia"/>
        </w:rPr>
      </w:pPr>
      <w:r w:rsidRPr="00295BCB">
        <w:rPr>
          <w:rFonts w:hint="eastAsia"/>
        </w:rPr>
        <w:t>그 외 위 각호에 필수적으로 수반하는 업무</w:t>
      </w:r>
    </w:p>
    <w:p w14:paraId="18992A76" w14:textId="11B18CBD" w:rsidR="00295BCB" w:rsidRDefault="00295BCB" w:rsidP="00DD7E5A">
      <w:pPr>
        <w:pStyle w:val="a6"/>
        <w:numPr>
          <w:ilvl w:val="1"/>
          <w:numId w:val="16"/>
        </w:numPr>
        <w:jc w:val="both"/>
      </w:pPr>
      <w:r w:rsidRPr="00295BCB">
        <w:rPr>
          <w:rFonts w:hint="eastAsia"/>
        </w:rPr>
        <w:t>“수탁자”는 어떠한 경우에도 본 조에서 정한 업무의 범위를 벗어나 수탁받거나 이전받은 개인정보 및 수탁 업무의 수행 결과 발생한 결과물(인터뷰 질의응답을 포함하되 이에 한하지 아니함)을 “수탁자”의 서비스 고도화, 인공지능 학습 등에 활용하지 아니한다. 단, 개인정보를 복원이 불가능한 방법으로 익명처리 또는 집계·통계화한 경우에는 "수탁자"의 서비스 개선 및 연구 목적으로 활용할 수 있다.</w:t>
      </w:r>
    </w:p>
    <w:p w14:paraId="7E15D992" w14:textId="77777777" w:rsidR="00DD7E5A" w:rsidRPr="00295BCB" w:rsidRDefault="00DD7E5A" w:rsidP="00DD7E5A">
      <w:pPr>
        <w:pStyle w:val="a6"/>
        <w:ind w:left="360"/>
        <w:jc w:val="both"/>
        <w:rPr>
          <w:rFonts w:hint="eastAsia"/>
        </w:rPr>
      </w:pPr>
    </w:p>
    <w:p w14:paraId="271B628B" w14:textId="77777777" w:rsidR="00DD7E5A" w:rsidRDefault="00295BCB" w:rsidP="00DD7E5A">
      <w:pPr>
        <w:jc w:val="both"/>
        <w:rPr>
          <w:b/>
          <w:bCs/>
        </w:rPr>
      </w:pPr>
      <w:r w:rsidRPr="00295BCB">
        <w:rPr>
          <w:rFonts w:hint="eastAsia"/>
          <w:b/>
          <w:bCs/>
        </w:rPr>
        <w:t xml:space="preserve">제4조 (재위탁 제한) </w:t>
      </w:r>
    </w:p>
    <w:p w14:paraId="53C32E41" w14:textId="5BAE3E72" w:rsidR="00DD7E5A" w:rsidRDefault="00295BCB" w:rsidP="00DD7E5A">
      <w:pPr>
        <w:pStyle w:val="a6"/>
        <w:numPr>
          <w:ilvl w:val="1"/>
          <w:numId w:val="17"/>
        </w:numPr>
        <w:jc w:val="both"/>
      </w:pPr>
      <w:r w:rsidRPr="00295BCB">
        <w:rPr>
          <w:rFonts w:hint="eastAsia"/>
        </w:rPr>
        <w:t>“수탁자”는 “위탁자”의 사전 서면 승낙을 얻은 경우를 제외하고 본 계약상의 권리와 의무의 전부 또는 일부를 제3자에게 양도하거나 재위탁할 수 없다. </w:t>
      </w:r>
    </w:p>
    <w:p w14:paraId="06282C81" w14:textId="77777777" w:rsidR="00DD7E5A" w:rsidRPr="00295BCB" w:rsidRDefault="00DD7E5A" w:rsidP="00DD7E5A">
      <w:pPr>
        <w:pStyle w:val="a6"/>
        <w:ind w:left="360"/>
        <w:jc w:val="both"/>
        <w:rPr>
          <w:rFonts w:hint="eastAsia"/>
        </w:rPr>
      </w:pPr>
    </w:p>
    <w:p w14:paraId="357AAFB4" w14:textId="74195275" w:rsidR="00295BCB" w:rsidRDefault="00295BCB" w:rsidP="00DD7E5A">
      <w:pPr>
        <w:pStyle w:val="a6"/>
        <w:numPr>
          <w:ilvl w:val="1"/>
          <w:numId w:val="17"/>
        </w:numPr>
        <w:spacing w:before="240"/>
        <w:jc w:val="both"/>
      </w:pPr>
      <w:r w:rsidRPr="00295BCB">
        <w:rPr>
          <w:rFonts w:hint="eastAsia"/>
        </w:rPr>
        <w:t>“수탁자”가 “위탁자”의 사전 서면 승낙을 얻어 재수탁자를 선임한 경우 “수탁자”는 당해 재위탁계약서와 함께 그 사실을 즉시 “위탁자”에 서면 통보하여야 한다.</w:t>
      </w:r>
      <w:r w:rsidR="00DD7E5A">
        <w:rPr>
          <w:rFonts w:hint="eastAsia"/>
        </w:rPr>
        <w:t xml:space="preserve"> </w:t>
      </w:r>
    </w:p>
    <w:p w14:paraId="0747028D" w14:textId="77777777" w:rsidR="00DD7E5A" w:rsidRPr="00295BCB" w:rsidRDefault="00DD7E5A" w:rsidP="007834E5">
      <w:pPr>
        <w:pStyle w:val="a6"/>
        <w:spacing w:before="240"/>
        <w:ind w:left="360"/>
        <w:jc w:val="both"/>
        <w:rPr>
          <w:rFonts w:hint="eastAsia"/>
        </w:rPr>
      </w:pPr>
    </w:p>
    <w:p w14:paraId="77C1FAA9" w14:textId="68098A6C" w:rsidR="007834E5" w:rsidRPr="00295BCB" w:rsidRDefault="00295BCB" w:rsidP="007834E5">
      <w:pPr>
        <w:pStyle w:val="a6"/>
        <w:numPr>
          <w:ilvl w:val="1"/>
          <w:numId w:val="17"/>
        </w:numPr>
        <w:spacing w:before="240"/>
        <w:jc w:val="both"/>
        <w:rPr>
          <w:rFonts w:hint="eastAsia"/>
        </w:rPr>
      </w:pPr>
      <w:r w:rsidRPr="00295BCB">
        <w:rPr>
          <w:rFonts w:hint="eastAsia"/>
        </w:rPr>
        <w:t>제1항에도 불구하고, "수탁자"는 서비스 운영에 필수적인 기술 인프라 제공자(클라우드 서버, 인공지능 언어모델 API 등)를 별첨 목록으로 "위탁자"에게 계약 체결 시 사전 고지하며, 해당 제공자를 변경하는 경우 14일 전에 서면으로 통보한다. "위탁자"는 정당한 사유 없이 이를 거부할 수 없다.</w:t>
      </w:r>
    </w:p>
    <w:p w14:paraId="764852F0" w14:textId="77777777" w:rsidR="007834E5" w:rsidRDefault="007834E5" w:rsidP="007834E5">
      <w:pPr>
        <w:pStyle w:val="a6"/>
        <w:spacing w:before="240"/>
        <w:ind w:left="360"/>
        <w:jc w:val="both"/>
        <w:rPr>
          <w:rFonts w:hint="eastAsia"/>
        </w:rPr>
      </w:pPr>
    </w:p>
    <w:p w14:paraId="2337252C" w14:textId="77777777" w:rsidR="00B64811" w:rsidRDefault="00295BCB" w:rsidP="00031526">
      <w:pPr>
        <w:pStyle w:val="a6"/>
        <w:numPr>
          <w:ilvl w:val="1"/>
          <w:numId w:val="17"/>
        </w:numPr>
        <w:spacing w:before="240"/>
        <w:jc w:val="both"/>
        <w:rPr>
          <w:ins w:id="0" w:author="Irene Kim" w:date="2026-03-06T15:59:00Z" w16du:dateUtc="2026-03-06T06:59:00Z"/>
        </w:rPr>
      </w:pPr>
      <w:r w:rsidRPr="00295BCB">
        <w:rPr>
          <w:rFonts w:hint="eastAsia"/>
        </w:rPr>
        <w:t>본 조에서 "재위탁"이란 위탁받은 개인정보 처리 업무의 전부 또는 실질적 부분을 독립적인 제3자에게 이전하여 수행하게 하는 것을 의미한다. "수탁자"가 서비스 제공을 위해 클라우드 인프라, 인공지능 API 등 기술적 수단을 활용하는 것은 본 조의 재위탁에 해당하지 아니한다.</w:t>
      </w:r>
      <w:r w:rsidR="00031526">
        <w:rPr>
          <w:rFonts w:hint="eastAsia"/>
        </w:rPr>
        <w:t xml:space="preserve"> </w:t>
      </w:r>
    </w:p>
    <w:p w14:paraId="1599DF74" w14:textId="77777777" w:rsidR="00B64811" w:rsidRDefault="00B64811" w:rsidP="00B64811">
      <w:pPr>
        <w:pStyle w:val="a6"/>
        <w:rPr>
          <w:ins w:id="1" w:author="Irene Kim" w:date="2026-03-06T15:59:00Z" w16du:dateUtc="2026-03-06T06:59:00Z"/>
        </w:rPr>
        <w:pPrChange w:id="2" w:author="Irene Kim" w:date="2026-03-06T15:59:00Z" w16du:dateUtc="2026-03-06T06:59:00Z">
          <w:pPr>
            <w:pStyle w:val="a6"/>
            <w:numPr>
              <w:ilvl w:val="1"/>
              <w:numId w:val="17"/>
            </w:numPr>
            <w:spacing w:before="240"/>
            <w:ind w:left="360" w:hanging="360"/>
            <w:jc w:val="both"/>
          </w:pPr>
        </w:pPrChange>
      </w:pPr>
    </w:p>
    <w:p w14:paraId="0D14F89D" w14:textId="274164F5" w:rsidR="00031526" w:rsidRDefault="00031526" w:rsidP="00031526">
      <w:pPr>
        <w:pStyle w:val="a6"/>
        <w:numPr>
          <w:ilvl w:val="1"/>
          <w:numId w:val="17"/>
        </w:numPr>
        <w:spacing w:before="240"/>
        <w:jc w:val="both"/>
        <w:rPr>
          <w:ins w:id="3" w:author="Irene Kim" w:date="2026-03-06T15:58:00Z" w16du:dateUtc="2026-03-06T06:58:00Z"/>
        </w:rPr>
      </w:pPr>
      <w:ins w:id="4" w:author="Irene Kim" w:date="2026-03-06T15:57:00Z" w16du:dateUtc="2026-03-06T06:57:00Z">
        <w:r>
          <w:t>“</w:t>
        </w:r>
        <w:r>
          <w:rPr>
            <w:rFonts w:hint="eastAsia"/>
          </w:rPr>
          <w:t>수탁자</w:t>
        </w:r>
        <w:r>
          <w:t>”</w:t>
        </w:r>
        <w:r>
          <w:rPr>
            <w:rFonts w:hint="eastAsia"/>
          </w:rPr>
          <w:t xml:space="preserve">는 </w:t>
        </w:r>
      </w:ins>
      <w:ins w:id="5" w:author="Irene Kim" w:date="2026-03-06T15:57:00Z">
        <w:r w:rsidRPr="00031526">
          <w:t>재수탁자</w:t>
        </w:r>
      </w:ins>
      <w:ins w:id="6" w:author="Irene Kim" w:date="2026-03-06T16:00:00Z" w16du:dateUtc="2026-03-06T07:00:00Z">
        <w:r w:rsidR="00B64811">
          <w:rPr>
            <w:rFonts w:hint="eastAsia"/>
          </w:rPr>
          <w:t xml:space="preserve"> 또는 </w:t>
        </w:r>
      </w:ins>
      <w:ins w:id="7" w:author="Irene Kim" w:date="2026-03-06T16:01:00Z" w16du:dateUtc="2026-03-06T07:01:00Z">
        <w:r w:rsidR="00B64811">
          <w:rPr>
            <w:rFonts w:hint="eastAsia"/>
          </w:rPr>
          <w:t>기술 인프라 제공자</w:t>
        </w:r>
      </w:ins>
      <w:ins w:id="8" w:author="Irene Kim" w:date="2026-03-06T15:57:00Z">
        <w:r w:rsidRPr="00031526">
          <w:t xml:space="preserve">와의 계약서에 본 계약과 동등한 수준의 개인정보 보호 조치 및 관리 의무를 명시해야 한다. </w:t>
        </w:r>
      </w:ins>
    </w:p>
    <w:p w14:paraId="78925129" w14:textId="77777777" w:rsidR="00031526" w:rsidRDefault="00031526" w:rsidP="00031526">
      <w:pPr>
        <w:pStyle w:val="a6"/>
        <w:rPr>
          <w:ins w:id="9" w:author="Irene Kim" w:date="2026-03-06T15:58:00Z" w16du:dateUtc="2026-03-06T06:58:00Z"/>
        </w:rPr>
        <w:pPrChange w:id="10" w:author="Irene Kim" w:date="2026-03-06T15:58:00Z" w16du:dateUtc="2026-03-06T06:58:00Z">
          <w:pPr>
            <w:pStyle w:val="a6"/>
            <w:numPr>
              <w:ilvl w:val="1"/>
              <w:numId w:val="17"/>
            </w:numPr>
            <w:spacing w:before="240"/>
            <w:ind w:left="360" w:hanging="360"/>
            <w:jc w:val="both"/>
          </w:pPr>
        </w:pPrChange>
      </w:pPr>
    </w:p>
    <w:p w14:paraId="654DCEA8" w14:textId="309986CB" w:rsidR="00B64811" w:rsidRDefault="00031526" w:rsidP="007834E5">
      <w:pPr>
        <w:pStyle w:val="a6"/>
        <w:numPr>
          <w:ilvl w:val="1"/>
          <w:numId w:val="17"/>
        </w:numPr>
        <w:spacing w:before="240"/>
        <w:jc w:val="both"/>
        <w:rPr>
          <w:ins w:id="11" w:author="Irene Kim" w:date="2026-03-06T15:58:00Z" w16du:dateUtc="2026-03-06T06:58:00Z"/>
        </w:rPr>
      </w:pPr>
      <w:ins w:id="12" w:author="Irene Kim" w:date="2026-03-06T15:57:00Z">
        <w:r w:rsidRPr="00031526">
          <w:t>"수탁자"는 재수탁자</w:t>
        </w:r>
      </w:ins>
      <w:ins w:id="13" w:author="Irene Kim" w:date="2026-03-06T16:01:00Z" w16du:dateUtc="2026-03-06T07:01:00Z">
        <w:r w:rsidR="00B64811" w:rsidRPr="00B64811">
          <w:rPr>
            <w:rFonts w:hint="eastAsia"/>
          </w:rPr>
          <w:t xml:space="preserve"> </w:t>
        </w:r>
        <w:r w:rsidR="00B64811">
          <w:rPr>
            <w:rFonts w:hint="eastAsia"/>
          </w:rPr>
          <w:t xml:space="preserve">또는 </w:t>
        </w:r>
        <w:r w:rsidR="00B64811">
          <w:rPr>
            <w:rFonts w:hint="eastAsia"/>
          </w:rPr>
          <w:t>기술 인프라 제공자</w:t>
        </w:r>
      </w:ins>
      <w:ins w:id="14" w:author="Irene Kim" w:date="2026-03-06T16:02:00Z" w16du:dateUtc="2026-03-06T07:02:00Z">
        <w:r w:rsidR="00B64811">
          <w:rPr>
            <w:rFonts w:hint="eastAsia"/>
          </w:rPr>
          <w:t xml:space="preserve">의 </w:t>
        </w:r>
      </w:ins>
      <w:ins w:id="15" w:author="Irene Kim" w:date="2026-03-06T15:57:00Z">
        <w:r w:rsidRPr="00031526">
          <w:t xml:space="preserve">개인정보 처리 현황에 대하여 연 </w:t>
        </w:r>
      </w:ins>
      <w:ins w:id="16" w:author="Irene Kim" w:date="2026-03-06T15:58:00Z" w16du:dateUtc="2026-03-06T06:58:00Z">
        <w:r w:rsidR="00B64811">
          <w:rPr>
            <w:rFonts w:hint="eastAsia"/>
          </w:rPr>
          <w:t>1</w:t>
        </w:r>
      </w:ins>
      <w:ins w:id="17" w:author="Irene Kim" w:date="2026-03-06T15:57:00Z">
        <w:r w:rsidRPr="00031526">
          <w:lastRenderedPageBreak/>
          <w:t xml:space="preserve">회 이상 점검을 실시하고, "위탁자"가 요구할 경우 점검 결과 보고서를 제출하여야 한다. </w:t>
        </w:r>
      </w:ins>
    </w:p>
    <w:p w14:paraId="74FDE8DB" w14:textId="77777777" w:rsidR="00B64811" w:rsidRDefault="00B64811" w:rsidP="00B64811">
      <w:pPr>
        <w:pStyle w:val="a6"/>
        <w:rPr>
          <w:ins w:id="18" w:author="Irene Kim" w:date="2026-03-06T15:58:00Z" w16du:dateUtc="2026-03-06T06:58:00Z"/>
        </w:rPr>
        <w:pPrChange w:id="19" w:author="Irene Kim" w:date="2026-03-06T15:58:00Z" w16du:dateUtc="2026-03-06T06:58:00Z">
          <w:pPr>
            <w:pStyle w:val="a6"/>
            <w:numPr>
              <w:ilvl w:val="1"/>
              <w:numId w:val="17"/>
            </w:numPr>
            <w:spacing w:before="240"/>
            <w:ind w:left="360" w:hanging="360"/>
            <w:jc w:val="both"/>
          </w:pPr>
        </w:pPrChange>
      </w:pPr>
    </w:p>
    <w:p w14:paraId="03D8B1F0" w14:textId="64D394A5" w:rsidR="00295BCB" w:rsidRDefault="00031526" w:rsidP="007834E5">
      <w:pPr>
        <w:pStyle w:val="a6"/>
        <w:numPr>
          <w:ilvl w:val="1"/>
          <w:numId w:val="17"/>
        </w:numPr>
        <w:spacing w:before="240"/>
        <w:jc w:val="both"/>
      </w:pPr>
      <w:ins w:id="20" w:author="Irene Kim" w:date="2026-03-06T15:57:00Z">
        <w:r w:rsidRPr="00031526">
          <w:t>재수탁자</w:t>
        </w:r>
      </w:ins>
      <w:ins w:id="21" w:author="Irene Kim" w:date="2026-03-06T16:01:00Z" w16du:dateUtc="2026-03-06T07:01:00Z">
        <w:r w:rsidR="00B64811">
          <w:rPr>
            <w:rFonts w:hint="eastAsia"/>
          </w:rPr>
          <w:t xml:space="preserve"> </w:t>
        </w:r>
      </w:ins>
      <w:ins w:id="22" w:author="Irene Kim" w:date="2026-03-06T16:02:00Z" w16du:dateUtc="2026-03-06T07:02:00Z">
        <w:r w:rsidR="00B64811">
          <w:rPr>
            <w:rFonts w:hint="eastAsia"/>
          </w:rPr>
          <w:t xml:space="preserve">또는 </w:t>
        </w:r>
        <w:r w:rsidR="00B64811">
          <w:rPr>
            <w:rFonts w:hint="eastAsia"/>
          </w:rPr>
          <w:t>기술 인프라 제공자</w:t>
        </w:r>
      </w:ins>
      <w:ins w:id="23" w:author="Irene Kim" w:date="2026-03-06T15:57:00Z">
        <w:r w:rsidRPr="00031526">
          <w:t xml:space="preserve">의 </w:t>
        </w:r>
      </w:ins>
      <w:ins w:id="24" w:author="Irene Kim" w:date="2026-03-06T16:01:00Z" w16du:dateUtc="2026-03-06T07:01:00Z">
        <w:r w:rsidR="00B64811">
          <w:rPr>
            <w:rFonts w:hint="eastAsia"/>
          </w:rPr>
          <w:t xml:space="preserve">고의, </w:t>
        </w:r>
      </w:ins>
      <w:ins w:id="25" w:author="Irene Kim" w:date="2026-03-06T15:57:00Z">
        <w:r w:rsidRPr="00031526">
          <w:t>과실로 인하여 개인정보 유출 등 보안 사고가 발생할 경우, "수탁자"는 해당 사고에 대해 "위탁자"에게 민·형사상 모든 책임을 부담한다.</w:t>
        </w:r>
      </w:ins>
    </w:p>
    <w:p w14:paraId="2F225477" w14:textId="77777777" w:rsidR="00031526" w:rsidRPr="00031526" w:rsidRDefault="00031526" w:rsidP="00031526">
      <w:pPr>
        <w:pStyle w:val="a6"/>
        <w:ind w:left="360"/>
        <w:jc w:val="both"/>
      </w:pPr>
    </w:p>
    <w:p w14:paraId="2B2EEBD3" w14:textId="676BD6F5" w:rsidR="00295BCB" w:rsidRPr="00295BCB" w:rsidRDefault="00295BCB" w:rsidP="00DD7E5A">
      <w:pPr>
        <w:jc w:val="both"/>
      </w:pPr>
      <w:r w:rsidRPr="00295BCB">
        <w:rPr>
          <w:rFonts w:hint="eastAsia"/>
          <w:b/>
          <w:bCs/>
        </w:rPr>
        <w:t>제5조 (개인정보의 안전성 확보조치)</w:t>
      </w:r>
      <w:r w:rsidRPr="00295BCB">
        <w:rPr>
          <w:rFonts w:hint="eastAsia"/>
        </w:rPr>
        <w:t xml:space="preserve"> “수탁자”는 개인정보가 분실ㆍ도난ㆍ유출ㆍ변조 또는 훼손되지 아니하도록 개인정보보호법령에 따라 다음 각 호와 같은 개인정보 안전성 확보에 필요한 기술적</w:t>
      </w:r>
      <w:r w:rsidRPr="00295BCB">
        <w:rPr>
          <w:rFonts w:ascii="Courier New" w:hAnsi="Courier New" w:cs="Courier New"/>
        </w:rPr>
        <w:t>▪</w:t>
      </w:r>
      <w:r w:rsidRPr="00295BCB">
        <w:rPr>
          <w:rFonts w:hint="eastAsia"/>
        </w:rPr>
        <w:t>관리적 조치(개인정보보호법령이 제정, 개정, 폐지됨으로 인하여 아래 각 호에서 변경되는 내용이 있는 경우, 해당 내용들을 포함한다)를 하여야 한다.</w:t>
      </w:r>
    </w:p>
    <w:p w14:paraId="4219DADD" w14:textId="77777777" w:rsidR="00295BCB" w:rsidRPr="00295BCB" w:rsidRDefault="00295BCB" w:rsidP="00DD7E5A">
      <w:pPr>
        <w:numPr>
          <w:ilvl w:val="0"/>
          <w:numId w:val="4"/>
        </w:numPr>
        <w:tabs>
          <w:tab w:val="num" w:pos="720"/>
        </w:tabs>
        <w:jc w:val="both"/>
      </w:pPr>
      <w:r w:rsidRPr="00295BCB">
        <w:rPr>
          <w:rFonts w:hint="eastAsia"/>
        </w:rPr>
        <w:t>개인정보의 안전한 처리를 위한 다음 각 목의 내용을 포함하는 내부관리계획의 수립ㆍ시행</w:t>
      </w:r>
    </w:p>
    <w:p w14:paraId="74EE289F" w14:textId="77777777" w:rsidR="00295BCB" w:rsidRPr="00295BCB" w:rsidRDefault="00295BCB" w:rsidP="00C93A37">
      <w:pPr>
        <w:ind w:firstLine="502"/>
        <w:jc w:val="both"/>
        <w:rPr>
          <w:rFonts w:hint="eastAsia"/>
        </w:rPr>
        <w:pPrChange w:id="26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가. 개인정보 보호책임자의 지정 등 개인정보 보호 조직의 구성ㆍ운영에 관한 사항</w:t>
      </w:r>
    </w:p>
    <w:p w14:paraId="6F9961E1" w14:textId="77777777" w:rsidR="00295BCB" w:rsidRPr="00295BCB" w:rsidRDefault="00295BCB" w:rsidP="00C93A37">
      <w:pPr>
        <w:ind w:firstLine="502"/>
        <w:jc w:val="both"/>
        <w:pPrChange w:id="27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나. 정보통신서비스 제공자등의 지휘ㆍ감독을 받아 이용자의 개인정보를 처리하는 자(이하 “개인정보취급자”라 한다)의 교육에 관한 사항</w:t>
      </w:r>
    </w:p>
    <w:p w14:paraId="6A4CFA55" w14:textId="77777777" w:rsidR="00295BCB" w:rsidRPr="00295BCB" w:rsidDel="00C93A37" w:rsidRDefault="00295BCB" w:rsidP="00C93A37">
      <w:pPr>
        <w:ind w:firstLine="502"/>
        <w:jc w:val="both"/>
        <w:rPr>
          <w:del w:id="28" w:author="Irene Kim" w:date="2026-03-06T16:03:00Z" w16du:dateUtc="2026-03-06T07:03:00Z"/>
        </w:rPr>
        <w:pPrChange w:id="29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다. 제2호부터 제6호까지의 규정에 따른 조치를 이행하기 위하여 필요한 세부 사항</w:t>
      </w:r>
    </w:p>
    <w:p w14:paraId="262C89FD" w14:textId="77777777" w:rsidR="00295BCB" w:rsidRPr="00295BCB" w:rsidRDefault="00295BCB" w:rsidP="00C93A37">
      <w:pPr>
        <w:numPr>
          <w:ilvl w:val="0"/>
          <w:numId w:val="4"/>
        </w:numPr>
        <w:tabs>
          <w:tab w:val="num" w:pos="720"/>
        </w:tabs>
        <w:jc w:val="both"/>
        <w:pPrChange w:id="30" w:author="Irene Kim" w:date="2026-03-06T16:03:00Z" w16du:dateUtc="2026-03-06T07:03:00Z">
          <w:pPr>
            <w:numPr>
              <w:numId w:val="5"/>
            </w:numPr>
            <w:jc w:val="both"/>
          </w:pPr>
        </w:pPrChange>
      </w:pPr>
      <w:r w:rsidRPr="00295BCB">
        <w:rPr>
          <w:rFonts w:hint="eastAsia"/>
        </w:rPr>
        <w:t>개인정보에 대한 불법적인 접근을 차단하기 위한 다음 각 목의 조치</w:t>
      </w:r>
    </w:p>
    <w:p w14:paraId="15B67319" w14:textId="77777777" w:rsidR="00295BCB" w:rsidRPr="00295BCB" w:rsidRDefault="00295BCB" w:rsidP="00C93A37">
      <w:pPr>
        <w:ind w:firstLine="502"/>
        <w:jc w:val="both"/>
        <w:rPr>
          <w:rFonts w:hint="eastAsia"/>
        </w:rPr>
        <w:pPrChange w:id="31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가. 개인정보를 처리할 수 있도록 체계적으로 구성한 데이터베이스시스템(이하 “개인정보처리시스템”이라 한다)에 대한 접근 권한의 부여ㆍ변경ㆍ말소 등에 관한 기준의 수립ㆍ시행</w:t>
      </w:r>
    </w:p>
    <w:p w14:paraId="136A44CD" w14:textId="77777777" w:rsidR="00295BCB" w:rsidRPr="00295BCB" w:rsidRDefault="00295BCB" w:rsidP="00C93A37">
      <w:pPr>
        <w:ind w:firstLine="502"/>
        <w:jc w:val="both"/>
        <w:pPrChange w:id="32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나. 개인정보처리시스템에 대한 침입차단시스템 및 침입탐지시스템의 설치ㆍ운영</w:t>
      </w:r>
    </w:p>
    <w:p w14:paraId="6EDE2138" w14:textId="77777777" w:rsidR="00295BCB" w:rsidRPr="00295BCB" w:rsidRDefault="00295BCB" w:rsidP="00C93A37">
      <w:pPr>
        <w:ind w:firstLine="502"/>
        <w:jc w:val="both"/>
        <w:pPrChange w:id="33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다. 개인정보처리시스템에 접속하는 개인정보취급자의 컴퓨터 등에 대한 외부 인터넷망 차단</w:t>
      </w:r>
    </w:p>
    <w:p w14:paraId="5AAD5CC0" w14:textId="77777777" w:rsidR="00295BCB" w:rsidRPr="00295BCB" w:rsidRDefault="00295BCB" w:rsidP="00C93A37">
      <w:pPr>
        <w:ind w:firstLine="502"/>
        <w:jc w:val="both"/>
        <w:pPrChange w:id="34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라. 비밀번호의 생성 방법 및 변경 주기 등의 기준 설정 및 운영</w:t>
      </w:r>
    </w:p>
    <w:p w14:paraId="47CC11E2" w14:textId="77777777" w:rsidR="00295BCB" w:rsidRPr="00295BCB" w:rsidRDefault="00295BCB" w:rsidP="00C93A37">
      <w:pPr>
        <w:ind w:firstLine="502"/>
        <w:jc w:val="both"/>
        <w:pPrChange w:id="35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마. 그 밖에 개인정보에 대한 접근 통제를 위하여 필요한 조치</w:t>
      </w:r>
    </w:p>
    <w:p w14:paraId="7AD6E6A9" w14:textId="77777777" w:rsidR="00295BCB" w:rsidRPr="00295BCB" w:rsidRDefault="00295BCB" w:rsidP="00C93A37">
      <w:pPr>
        <w:numPr>
          <w:ilvl w:val="0"/>
          <w:numId w:val="4"/>
        </w:numPr>
        <w:tabs>
          <w:tab w:val="num" w:pos="720"/>
        </w:tabs>
        <w:jc w:val="both"/>
        <w:pPrChange w:id="36" w:author="Irene Kim" w:date="2026-03-06T16:03:00Z" w16du:dateUtc="2026-03-06T07:03:00Z">
          <w:pPr>
            <w:numPr>
              <w:numId w:val="6"/>
            </w:numPr>
            <w:jc w:val="both"/>
          </w:pPr>
        </w:pPrChange>
      </w:pPr>
      <w:r w:rsidRPr="00295BCB">
        <w:rPr>
          <w:rFonts w:hint="eastAsia"/>
        </w:rPr>
        <w:t>접속기록의 위조ㆍ변조 방지를 위한 다음 각 목의 조치</w:t>
      </w:r>
    </w:p>
    <w:p w14:paraId="215BE040" w14:textId="77777777" w:rsidR="00295BCB" w:rsidRPr="00295BCB" w:rsidRDefault="00295BCB" w:rsidP="00C93A37">
      <w:pPr>
        <w:ind w:firstLine="502"/>
        <w:jc w:val="both"/>
        <w:rPr>
          <w:rFonts w:hint="eastAsia"/>
        </w:rPr>
        <w:pPrChange w:id="37" w:author="Irene Kim" w:date="2026-03-06T16:03:00Z" w16du:dateUtc="2026-03-06T07:03:00Z">
          <w:pPr>
            <w:jc w:val="both"/>
          </w:pPr>
        </w:pPrChange>
      </w:pPr>
      <w:r w:rsidRPr="00295BCB">
        <w:rPr>
          <w:rFonts w:hint="eastAsia"/>
        </w:rPr>
        <w:t>가. 개인정보취급자가 개인정보처리시스템에 접속하여 개인정보를 처리한 경우 접속일시, 처리내역 등의 저장 및 이의 확인ㆍ감독</w:t>
      </w:r>
    </w:p>
    <w:p w14:paraId="5CB6BEA8" w14:textId="77777777" w:rsidR="00295BCB" w:rsidRPr="00295BCB" w:rsidRDefault="00295BCB" w:rsidP="00C93A37">
      <w:pPr>
        <w:ind w:firstLine="502"/>
        <w:jc w:val="both"/>
        <w:pPrChange w:id="38" w:author="Irene Kim" w:date="2026-03-06T16:04:00Z" w16du:dateUtc="2026-03-06T07:04:00Z">
          <w:pPr>
            <w:jc w:val="both"/>
          </w:pPr>
        </w:pPrChange>
      </w:pPr>
      <w:r w:rsidRPr="00295BCB">
        <w:rPr>
          <w:rFonts w:hint="eastAsia"/>
        </w:rPr>
        <w:t>나. 개인정보처리시스템에 대한 접속기록을 별도의 저장장치에 백업 보관</w:t>
      </w:r>
    </w:p>
    <w:p w14:paraId="69BD10D7" w14:textId="77777777" w:rsidR="00295BCB" w:rsidRPr="00295BCB" w:rsidRDefault="00295BCB" w:rsidP="00C93A37">
      <w:pPr>
        <w:numPr>
          <w:ilvl w:val="0"/>
          <w:numId w:val="4"/>
        </w:numPr>
        <w:tabs>
          <w:tab w:val="num" w:pos="720"/>
        </w:tabs>
        <w:jc w:val="both"/>
        <w:pPrChange w:id="39" w:author="Irene Kim" w:date="2026-03-06T16:04:00Z" w16du:dateUtc="2026-03-06T07:04:00Z">
          <w:pPr>
            <w:numPr>
              <w:numId w:val="7"/>
            </w:numPr>
            <w:jc w:val="both"/>
          </w:pPr>
        </w:pPrChange>
      </w:pPr>
      <w:r w:rsidRPr="00295BCB">
        <w:rPr>
          <w:rFonts w:hint="eastAsia"/>
        </w:rPr>
        <w:lastRenderedPageBreak/>
        <w:t>개인정보가 안전하게 저장ㆍ전송될 수 있도록 하기 위한 다음 각 목의 조치</w:t>
      </w:r>
    </w:p>
    <w:p w14:paraId="153BF1D5" w14:textId="77777777" w:rsidR="00295BCB" w:rsidRPr="00295BCB" w:rsidRDefault="00295BCB" w:rsidP="00C93A37">
      <w:pPr>
        <w:ind w:firstLine="502"/>
        <w:jc w:val="both"/>
        <w:rPr>
          <w:rFonts w:hint="eastAsia"/>
        </w:rPr>
        <w:pPrChange w:id="40" w:author="Irene Kim" w:date="2026-03-06T16:04:00Z" w16du:dateUtc="2026-03-06T07:04:00Z">
          <w:pPr>
            <w:jc w:val="both"/>
          </w:pPr>
        </w:pPrChange>
      </w:pPr>
      <w:r w:rsidRPr="00295BCB">
        <w:rPr>
          <w:rFonts w:hint="eastAsia"/>
        </w:rPr>
        <w:t>가. 비밀번호의 일방향 암호화 저장</w:t>
      </w:r>
    </w:p>
    <w:p w14:paraId="37B9372B" w14:textId="77777777" w:rsidR="00295BCB" w:rsidRPr="00295BCB" w:rsidRDefault="00295BCB" w:rsidP="00C93A37">
      <w:pPr>
        <w:ind w:firstLine="502"/>
        <w:jc w:val="both"/>
        <w:pPrChange w:id="41" w:author="Irene Kim" w:date="2026-03-06T16:04:00Z" w16du:dateUtc="2026-03-06T07:04:00Z">
          <w:pPr>
            <w:jc w:val="both"/>
          </w:pPr>
        </w:pPrChange>
      </w:pPr>
      <w:r w:rsidRPr="00295BCB">
        <w:rPr>
          <w:rFonts w:hint="eastAsia"/>
        </w:rPr>
        <w:t>나. 주민등록번호, 계좌정보 및 개인정보보호법 시행령 제18조 제3호에 따른 정보 등 개인정보</w:t>
      </w:r>
      <w:r w:rsidRPr="00295BCB">
        <w:fldChar w:fldCharType="begin"/>
      </w:r>
      <w:r w:rsidRPr="00295BCB">
        <w:instrText>HYPERLINK "https://www.law.go.kr/lumLsLinkPop.do?lspttninfSeq=66999&amp;chrClsCd=010202" \l "AJAX"</w:instrText>
      </w:r>
      <w:r w:rsidRPr="00295BCB">
        <w:fldChar w:fldCharType="separate"/>
      </w:r>
      <w:r w:rsidRPr="00295BCB">
        <w:rPr>
          <w:rStyle w:val="aa"/>
          <w:rFonts w:hint="eastAsia"/>
        </w:rPr>
        <w:t>보호위원회가 정하여 고시하는</w:t>
      </w:r>
      <w:r w:rsidRPr="00295BCB">
        <w:fldChar w:fldCharType="end"/>
      </w:r>
      <w:r w:rsidRPr="00295BCB">
        <w:rPr>
          <w:rFonts w:hint="eastAsia"/>
        </w:rPr>
        <w:t> 정보의 암호화 저장</w:t>
      </w:r>
    </w:p>
    <w:p w14:paraId="57864EB3" w14:textId="77777777" w:rsidR="00295BCB" w:rsidRPr="00295BCB" w:rsidRDefault="00295BCB" w:rsidP="00C93A37">
      <w:pPr>
        <w:ind w:firstLine="502"/>
        <w:jc w:val="both"/>
        <w:pPrChange w:id="42" w:author="Irene Kim" w:date="2026-03-06T16:04:00Z" w16du:dateUtc="2026-03-06T07:04:00Z">
          <w:pPr>
            <w:jc w:val="both"/>
          </w:pPr>
        </w:pPrChange>
      </w:pPr>
      <w:r w:rsidRPr="00295BCB">
        <w:rPr>
          <w:rFonts w:hint="eastAsia"/>
        </w:rPr>
        <w:t>다. 정보통신망을 통하여 이용자의 개인정보 및 인증정보를 송신ㆍ수신하는 경우 보안서버 구축 등의 조치</w:t>
      </w:r>
    </w:p>
    <w:p w14:paraId="56862050" w14:textId="77777777" w:rsidR="00295BCB" w:rsidRPr="00295BCB" w:rsidRDefault="00295BCB" w:rsidP="00C93A37">
      <w:pPr>
        <w:ind w:firstLine="502"/>
        <w:jc w:val="both"/>
        <w:pPrChange w:id="43" w:author="Irene Kim" w:date="2026-03-06T16:04:00Z" w16du:dateUtc="2026-03-06T07:04:00Z">
          <w:pPr>
            <w:jc w:val="both"/>
          </w:pPr>
        </w:pPrChange>
      </w:pPr>
      <w:r w:rsidRPr="00295BCB">
        <w:rPr>
          <w:rFonts w:hint="eastAsia"/>
        </w:rPr>
        <w:t>라. 그 밖에 암호화 기술을 이용한 보안조치</w:t>
      </w:r>
    </w:p>
    <w:p w14:paraId="72927D7E" w14:textId="77777777" w:rsidR="00295BCB" w:rsidRPr="00295BCB" w:rsidRDefault="00295BCB" w:rsidP="00C93A37">
      <w:pPr>
        <w:numPr>
          <w:ilvl w:val="0"/>
          <w:numId w:val="4"/>
        </w:numPr>
        <w:tabs>
          <w:tab w:val="num" w:pos="720"/>
        </w:tabs>
        <w:jc w:val="both"/>
        <w:pPrChange w:id="44" w:author="Irene Kim" w:date="2026-03-06T16:04:00Z" w16du:dateUtc="2026-03-06T07:04:00Z">
          <w:pPr>
            <w:numPr>
              <w:numId w:val="8"/>
            </w:numPr>
            <w:jc w:val="both"/>
          </w:pPr>
        </w:pPrChange>
      </w:pPr>
      <w:r w:rsidRPr="00295BCB">
        <w:rPr>
          <w:rFonts w:hint="eastAsia"/>
        </w:rPr>
        <w:t>개인정보처리시스템 및 개인정보취급자가 개인정보 처리에 이용하는 정보기기에 컴퓨터바이러스, 스파이웨어 등 악성프로그램의 침투 여부를 항시 점검ㆍ치료할 수 있도록 하기 위한 백신소프트웨어 설치 및 주기적 갱신ㆍ점검 조치</w:t>
      </w:r>
    </w:p>
    <w:p w14:paraId="78E54235" w14:textId="77777777" w:rsidR="00295BCB" w:rsidRPr="00295BCB" w:rsidRDefault="00295BCB" w:rsidP="00C93A37">
      <w:pPr>
        <w:numPr>
          <w:ilvl w:val="0"/>
          <w:numId w:val="4"/>
        </w:numPr>
        <w:tabs>
          <w:tab w:val="num" w:pos="720"/>
        </w:tabs>
        <w:jc w:val="both"/>
        <w:rPr>
          <w:rFonts w:hint="eastAsia"/>
        </w:rPr>
        <w:pPrChange w:id="45" w:author="Irene Kim" w:date="2026-03-06T16:04:00Z" w16du:dateUtc="2026-03-06T07:04:00Z">
          <w:pPr>
            <w:numPr>
              <w:numId w:val="9"/>
            </w:numPr>
            <w:jc w:val="both"/>
          </w:pPr>
        </w:pPrChange>
      </w:pPr>
      <w:r w:rsidRPr="00295BCB">
        <w:rPr>
          <w:rFonts w:hint="eastAsia"/>
        </w:rPr>
        <w:t>그 밖에 개인정보의 안전성 확보를 위하여 필요한 조치</w:t>
      </w:r>
    </w:p>
    <w:p w14:paraId="0E29D9C7" w14:textId="77777777" w:rsidR="00295BCB" w:rsidRPr="00295BCB" w:rsidRDefault="00295BCB" w:rsidP="00DD7E5A">
      <w:pPr>
        <w:jc w:val="both"/>
        <w:rPr>
          <w:rFonts w:hint="eastAsia"/>
        </w:rPr>
      </w:pPr>
    </w:p>
    <w:p w14:paraId="08E0455D" w14:textId="77777777" w:rsidR="00C93A37" w:rsidRDefault="00295BCB" w:rsidP="00DD7E5A">
      <w:pPr>
        <w:jc w:val="both"/>
        <w:rPr>
          <w:ins w:id="46" w:author="Irene Kim" w:date="2026-03-06T16:04:00Z" w16du:dateUtc="2026-03-06T07:04:00Z"/>
          <w:b/>
          <w:bCs/>
        </w:rPr>
      </w:pPr>
      <w:r w:rsidRPr="00295BCB">
        <w:rPr>
          <w:rFonts w:hint="eastAsia"/>
          <w:b/>
          <w:bCs/>
        </w:rPr>
        <w:t xml:space="preserve">제6조 (개인정보의 처리 제한) </w:t>
      </w:r>
    </w:p>
    <w:p w14:paraId="769457C5" w14:textId="5B72AE8D" w:rsidR="00295BCB" w:rsidRPr="00295BCB" w:rsidRDefault="00295BCB" w:rsidP="00C93A37">
      <w:pPr>
        <w:pStyle w:val="a6"/>
        <w:numPr>
          <w:ilvl w:val="1"/>
          <w:numId w:val="15"/>
        </w:numPr>
        <w:jc w:val="both"/>
        <w:pPrChange w:id="47" w:author="Irene Kim" w:date="2026-03-06T16:04:00Z" w16du:dateUtc="2026-03-06T07:04:00Z">
          <w:pPr>
            <w:jc w:val="both"/>
          </w:pPr>
        </w:pPrChange>
      </w:pPr>
      <w:del w:id="48" w:author="Irene Kim" w:date="2026-03-06T16:04:00Z" w16du:dateUtc="2026-03-06T07:04:00Z">
        <w:r w:rsidRPr="00295BCB" w:rsidDel="00C93A37">
          <w:rPr>
            <w:rFonts w:hint="eastAsia"/>
          </w:rPr>
          <w:delText>①</w:delText>
        </w:r>
      </w:del>
      <w:ins w:id="49" w:author="Irene Kim" w:date="2026-03-06T16:04:00Z" w16du:dateUtc="2026-03-06T07:04:00Z">
        <w:r w:rsidR="00C93A37">
          <w:t xml:space="preserve"> </w:t>
        </w:r>
      </w:ins>
      <w:r w:rsidRPr="00295BCB">
        <w:rPr>
          <w:rFonts w:hint="eastAsia"/>
        </w:rPr>
        <w:t>“수탁자”는 본 계약이 유효한 기간 동안은 물론 본 계약이 효력을 상실한 이후에도 제3조에 따른 위탁업무 수행 목적 범위를 넘어 개인정보를 처리하거나 이를 제3자에게 제공 또는 누설하여서는 안 된다.</w:t>
      </w:r>
    </w:p>
    <w:p w14:paraId="33F80E6A" w14:textId="5B694057" w:rsidR="00295BCB" w:rsidRPr="00295BCB" w:rsidRDefault="00295BCB" w:rsidP="00C93A37">
      <w:pPr>
        <w:pStyle w:val="a6"/>
        <w:numPr>
          <w:ilvl w:val="1"/>
          <w:numId w:val="15"/>
        </w:numPr>
        <w:jc w:val="both"/>
        <w:pPrChange w:id="50" w:author="Irene Kim" w:date="2026-03-06T16:04:00Z" w16du:dateUtc="2026-03-06T07:04:00Z">
          <w:pPr>
            <w:jc w:val="both"/>
          </w:pPr>
        </w:pPrChange>
      </w:pPr>
      <w:del w:id="51" w:author="Irene Kim" w:date="2026-03-06T16:04:00Z" w16du:dateUtc="2026-03-06T07:04:00Z">
        <w:r w:rsidRPr="00295BCB" w:rsidDel="00C93A37">
          <w:rPr>
            <w:rFonts w:hint="eastAsia"/>
          </w:rPr>
          <w:delText>②</w:delText>
        </w:r>
      </w:del>
      <w:ins w:id="52" w:author="Irene Kim" w:date="2026-03-06T16:04:00Z" w16du:dateUtc="2026-03-06T07:04:00Z">
        <w:r w:rsidR="00C93A37">
          <w:t xml:space="preserve"> </w:t>
        </w:r>
      </w:ins>
      <w:r w:rsidRPr="00295BCB">
        <w:rPr>
          <w:rFonts w:hint="eastAsia"/>
        </w:rPr>
        <w:t>“수탁자”는 기본 계약이나 본 계약이 해지</w:t>
      </w:r>
      <w:r w:rsidRPr="00C93A37">
        <w:rPr>
          <w:rFonts w:ascii="Courier New" w:hAnsi="Courier New" w:cs="Courier New"/>
        </w:rPr>
        <w:t>▪</w:t>
      </w:r>
      <w:r w:rsidRPr="00295BCB">
        <w:rPr>
          <w:rFonts w:hint="eastAsia"/>
        </w:rPr>
        <w:t>기간만료 등으로 종료되는 경우 또는 본 계약의 개인정보 처리 위탁 목적이 달성되는 경우 제3조에 따른 위탁 업무와 관련하여 보유하고 있는 개인정보를 다음 각 호의 방법으로 즉시 파기하거나 “위탁자”에게 반납하여야 한다. </w:t>
      </w:r>
    </w:p>
    <w:p w14:paraId="4E4DB713" w14:textId="77777777" w:rsidR="00295BCB" w:rsidRPr="00295BCB" w:rsidRDefault="00295BCB" w:rsidP="00DD7E5A">
      <w:pPr>
        <w:numPr>
          <w:ilvl w:val="0"/>
          <w:numId w:val="10"/>
        </w:numPr>
        <w:jc w:val="both"/>
      </w:pPr>
      <w:r w:rsidRPr="00295BCB">
        <w:rPr>
          <w:rFonts w:hint="eastAsia"/>
        </w:rPr>
        <w:t>전자적 파일 형태인 경우: 복원이 불가능한 방법으로 영구 삭제</w:t>
      </w:r>
    </w:p>
    <w:p w14:paraId="16752115" w14:textId="77777777" w:rsidR="00295BCB" w:rsidRPr="00295BCB" w:rsidRDefault="00295BCB" w:rsidP="00DD7E5A">
      <w:pPr>
        <w:numPr>
          <w:ilvl w:val="0"/>
          <w:numId w:val="10"/>
        </w:numPr>
        <w:jc w:val="both"/>
        <w:rPr>
          <w:rFonts w:hint="eastAsia"/>
        </w:rPr>
      </w:pPr>
      <w:r w:rsidRPr="00295BCB">
        <w:rPr>
          <w:rFonts w:hint="eastAsia"/>
        </w:rPr>
        <w:t>제1호 외의 기록물, 인쇄물, 서면, 그 밖의 기록매체인 경우: 파쇄 또는 소각</w:t>
      </w:r>
    </w:p>
    <w:p w14:paraId="2682D98E" w14:textId="77777777" w:rsidR="00295BCB" w:rsidRPr="00295BCB" w:rsidRDefault="00295BCB" w:rsidP="00DD7E5A">
      <w:pPr>
        <w:numPr>
          <w:ilvl w:val="0"/>
          <w:numId w:val="10"/>
        </w:numPr>
        <w:jc w:val="both"/>
        <w:rPr>
          <w:rFonts w:hint="eastAsia"/>
        </w:rPr>
      </w:pPr>
      <w:r w:rsidRPr="00295BCB">
        <w:rPr>
          <w:rFonts w:hint="eastAsia"/>
        </w:rPr>
        <w:t>“수탁자” 는 제2항의 사유가 없거나 “위탁자”의 별도 서면 통지가 없을 경우에도 개인정보는 수집일로부터 3개월이 지난 시점에 제2항 각호의 방법으로 각 개인정보를 파기하는 것을 원칙으로 한다.</w:t>
      </w:r>
    </w:p>
    <w:p w14:paraId="04E0D589" w14:textId="1F10ADDD" w:rsidR="00295BCB" w:rsidRPr="00295BCB" w:rsidRDefault="00295BCB" w:rsidP="00C93A37">
      <w:pPr>
        <w:pStyle w:val="a6"/>
        <w:numPr>
          <w:ilvl w:val="1"/>
          <w:numId w:val="15"/>
        </w:numPr>
        <w:jc w:val="both"/>
        <w:rPr>
          <w:rFonts w:hint="eastAsia"/>
        </w:rPr>
        <w:pPrChange w:id="53" w:author="Irene Kim" w:date="2026-03-06T16:04:00Z" w16du:dateUtc="2026-03-06T07:04:00Z">
          <w:pPr>
            <w:jc w:val="both"/>
          </w:pPr>
        </w:pPrChange>
      </w:pPr>
      <w:del w:id="54" w:author="Irene Kim" w:date="2026-03-06T16:04:00Z" w16du:dateUtc="2026-03-06T07:04:00Z">
        <w:r w:rsidRPr="00295BCB" w:rsidDel="00C93A37">
          <w:rPr>
            <w:rFonts w:hint="eastAsia"/>
          </w:rPr>
          <w:delText>③</w:delText>
        </w:r>
      </w:del>
      <w:ins w:id="55" w:author="Irene Kim" w:date="2026-03-06T16:04:00Z" w16du:dateUtc="2026-03-06T07:04:00Z">
        <w:r w:rsidR="00C93A37">
          <w:t xml:space="preserve"> </w:t>
        </w:r>
      </w:ins>
      <w:r w:rsidRPr="00295BCB">
        <w:rPr>
          <w:rFonts w:hint="eastAsia"/>
        </w:rPr>
        <w:t>제3항에도 불구하고, 다음 각 호의 어느 하나에 해당하는 경우 "위탁자"는 "수탁자"에게 서면으로 통지함으로써 개인정보의 보유 기간을 연장할 수 있다. 이 경우 연장 기간은 통지서에 명시된 기간으로 하되, 기본 계약의 유효 기간을 초과할 수 없다.</w:t>
      </w:r>
    </w:p>
    <w:p w14:paraId="406C9E0B" w14:textId="77777777" w:rsidR="00295BCB" w:rsidRPr="00295BCB" w:rsidRDefault="00295BCB" w:rsidP="00DD7E5A">
      <w:pPr>
        <w:numPr>
          <w:ilvl w:val="0"/>
          <w:numId w:val="11"/>
        </w:numPr>
        <w:jc w:val="both"/>
      </w:pPr>
      <w:r w:rsidRPr="00295BCB">
        <w:rPr>
          <w:rFonts w:hint="eastAsia"/>
        </w:rPr>
        <w:t>동일한 정보주체를 대상으로 후속 인터뷰 또는 연속된 조사가 진행 중인 경우</w:t>
      </w:r>
    </w:p>
    <w:p w14:paraId="21F7EB75" w14:textId="77777777" w:rsidR="00295BCB" w:rsidRPr="00295BCB" w:rsidRDefault="00295BCB" w:rsidP="00DD7E5A">
      <w:pPr>
        <w:numPr>
          <w:ilvl w:val="0"/>
          <w:numId w:val="11"/>
        </w:numPr>
        <w:jc w:val="both"/>
        <w:rPr>
          <w:rFonts w:hint="eastAsia"/>
        </w:rPr>
      </w:pPr>
      <w:r w:rsidRPr="00295BCB">
        <w:rPr>
          <w:rFonts w:hint="eastAsia"/>
        </w:rPr>
        <w:lastRenderedPageBreak/>
        <w:t>위탁 업무의 품질 검증 또는 분쟁 해결을 위해 해당 데이터의 보존이 필요한 경우</w:t>
      </w:r>
    </w:p>
    <w:p w14:paraId="3F10AAB7" w14:textId="77777777" w:rsidR="00295BCB" w:rsidRPr="00295BCB" w:rsidRDefault="00295BCB" w:rsidP="00DD7E5A">
      <w:pPr>
        <w:numPr>
          <w:ilvl w:val="0"/>
          <w:numId w:val="11"/>
        </w:numPr>
        <w:jc w:val="both"/>
        <w:rPr>
          <w:rFonts w:hint="eastAsia"/>
        </w:rPr>
      </w:pPr>
      <w:r w:rsidRPr="00295BCB">
        <w:rPr>
          <w:rFonts w:hint="eastAsia"/>
        </w:rPr>
        <w:t>관련 법령에 따라 일정 기간 보존 의무가 부과된 경우</w:t>
      </w:r>
    </w:p>
    <w:p w14:paraId="7D7205B2" w14:textId="77777777" w:rsidR="00295BCB" w:rsidRPr="00295BCB" w:rsidRDefault="00295BCB" w:rsidP="00DD7E5A">
      <w:pPr>
        <w:numPr>
          <w:ilvl w:val="0"/>
          <w:numId w:val="11"/>
        </w:numPr>
        <w:jc w:val="both"/>
        <w:rPr>
          <w:rFonts w:hint="eastAsia"/>
        </w:rPr>
      </w:pPr>
      <w:r w:rsidRPr="00295BCB">
        <w:rPr>
          <w:rFonts w:hint="eastAsia"/>
        </w:rPr>
        <w:t>기타 "위탁자"와 "수탁자"가 상호 합의한 사유가 있는 경우</w:t>
      </w:r>
    </w:p>
    <w:p w14:paraId="1A5167FD" w14:textId="63001915" w:rsidR="00295BCB" w:rsidRPr="00295BCB" w:rsidRDefault="00295BCB" w:rsidP="00C93A37">
      <w:pPr>
        <w:pStyle w:val="a6"/>
        <w:numPr>
          <w:ilvl w:val="1"/>
          <w:numId w:val="15"/>
        </w:numPr>
        <w:jc w:val="both"/>
        <w:rPr>
          <w:rFonts w:hint="eastAsia"/>
        </w:rPr>
        <w:pPrChange w:id="56" w:author="Irene Kim" w:date="2026-03-06T16:04:00Z" w16du:dateUtc="2026-03-06T07:04:00Z">
          <w:pPr>
            <w:jc w:val="both"/>
          </w:pPr>
        </w:pPrChange>
      </w:pPr>
      <w:del w:id="57" w:author="Irene Kim" w:date="2026-03-06T16:04:00Z" w16du:dateUtc="2026-03-06T07:04:00Z">
        <w:r w:rsidRPr="00295BCB" w:rsidDel="00C93A37">
          <w:rPr>
            <w:rFonts w:hint="eastAsia"/>
          </w:rPr>
          <w:delText>④</w:delText>
        </w:r>
      </w:del>
      <w:ins w:id="58" w:author="Irene Kim" w:date="2026-03-06T16:04:00Z" w16du:dateUtc="2026-03-06T07:04:00Z">
        <w:r w:rsidR="00C93A37">
          <w:t xml:space="preserve"> </w:t>
        </w:r>
      </w:ins>
      <w:r w:rsidRPr="00295BCB">
        <w:rPr>
          <w:rFonts w:hint="eastAsia"/>
        </w:rPr>
        <w:t>제2항에 따라 “수탁자”가 개인정보를 파기한 경우 지체 없이 “위탁자”에게 그 결과를 서면으로 통보하여야 한다.</w:t>
      </w:r>
    </w:p>
    <w:p w14:paraId="400F2529" w14:textId="5B071701" w:rsidR="00295BCB" w:rsidRPr="00295BCB" w:rsidRDefault="00295BCB" w:rsidP="00C93A37">
      <w:pPr>
        <w:pStyle w:val="a6"/>
        <w:numPr>
          <w:ilvl w:val="1"/>
          <w:numId w:val="15"/>
        </w:numPr>
        <w:jc w:val="both"/>
        <w:pPrChange w:id="59" w:author="Irene Kim" w:date="2026-03-06T16:04:00Z" w16du:dateUtc="2026-03-06T07:04:00Z">
          <w:pPr>
            <w:jc w:val="both"/>
          </w:pPr>
        </w:pPrChange>
      </w:pPr>
      <w:del w:id="60" w:author="Irene Kim" w:date="2026-03-06T16:04:00Z" w16du:dateUtc="2026-03-06T07:04:00Z">
        <w:r w:rsidRPr="00295BCB" w:rsidDel="00C93A37">
          <w:rPr>
            <w:rFonts w:hint="eastAsia"/>
          </w:rPr>
          <w:delText>⑤</w:delText>
        </w:r>
      </w:del>
      <w:r w:rsidRPr="00295BCB">
        <w:rPr>
          <w:rFonts w:hint="eastAsia"/>
        </w:rPr>
        <w:t>“수탁자”는 정보주체가 직접 “수탁자”에게 그 처리 중인 개인정보에 관한 민원을 신청할 경우에 대비하여, 정보주체의 개인정보 열람, 정정·삭제, 처리 정지 요청 등에 대응하기 위한 연락처 등 민원 창구를 마련해야 한다.</w:t>
      </w:r>
    </w:p>
    <w:p w14:paraId="20115DFA" w14:textId="77777777" w:rsidR="00295BCB" w:rsidRPr="00295BCB" w:rsidRDefault="00295BCB" w:rsidP="00DD7E5A">
      <w:pPr>
        <w:jc w:val="both"/>
      </w:pPr>
    </w:p>
    <w:p w14:paraId="2D3A69DC" w14:textId="77777777" w:rsidR="00DA65CB" w:rsidRDefault="00295BCB" w:rsidP="00DD7E5A">
      <w:pPr>
        <w:jc w:val="both"/>
        <w:rPr>
          <w:ins w:id="61" w:author="Irene Kim" w:date="2026-03-06T16:04:00Z" w16du:dateUtc="2026-03-06T07:04:00Z"/>
          <w:b/>
          <w:bCs/>
        </w:rPr>
      </w:pPr>
      <w:r w:rsidRPr="00295BCB">
        <w:rPr>
          <w:rFonts w:hint="eastAsia"/>
          <w:b/>
          <w:bCs/>
        </w:rPr>
        <w:t xml:space="preserve">제7조 (수탁자에 대한 관리·감독 등) </w:t>
      </w:r>
    </w:p>
    <w:p w14:paraId="554F0F9E" w14:textId="669E15DA" w:rsidR="00295BCB" w:rsidRPr="00295BCB" w:rsidRDefault="00295BCB" w:rsidP="00DA65CB">
      <w:pPr>
        <w:pStyle w:val="a6"/>
        <w:numPr>
          <w:ilvl w:val="0"/>
          <w:numId w:val="18"/>
        </w:numPr>
        <w:jc w:val="both"/>
        <w:pPrChange w:id="62" w:author="Irene Kim" w:date="2026-03-06T16:05:00Z" w16du:dateUtc="2026-03-06T07:05:00Z">
          <w:pPr>
            <w:jc w:val="both"/>
          </w:pPr>
        </w:pPrChange>
      </w:pPr>
      <w:del w:id="63" w:author="Irene Kim" w:date="2026-03-06T16:05:00Z" w16du:dateUtc="2026-03-06T07:05:00Z">
        <w:r w:rsidRPr="00295BCB" w:rsidDel="00DA65CB">
          <w:rPr>
            <w:rFonts w:hint="eastAsia"/>
          </w:rPr>
          <w:delText>①</w:delText>
        </w:r>
      </w:del>
      <w:ins w:id="64" w:author="Irene Kim" w:date="2026-03-06T16:05:00Z" w16du:dateUtc="2026-03-06T07:05:00Z">
        <w:r w:rsidR="00DA65CB">
          <w:t xml:space="preserve"> </w:t>
        </w:r>
      </w:ins>
      <w:r w:rsidRPr="00295BCB">
        <w:rPr>
          <w:rFonts w:hint="eastAsia"/>
        </w:rPr>
        <w:t>“위탁자”는 “수탁자”에 대하여 다음 각 호의 사항을 관리하도록 요구할 수 있으며, “수탁자”는 특별한 사유가 없는 한 이에 응하여야 한다.</w:t>
      </w:r>
    </w:p>
    <w:p w14:paraId="55170B65" w14:textId="77777777" w:rsidR="00295BCB" w:rsidRPr="00295BCB" w:rsidRDefault="00295BCB" w:rsidP="00DD7E5A">
      <w:pPr>
        <w:numPr>
          <w:ilvl w:val="0"/>
          <w:numId w:val="12"/>
        </w:numPr>
        <w:jc w:val="both"/>
      </w:pPr>
      <w:r w:rsidRPr="00295BCB">
        <w:rPr>
          <w:rFonts w:hint="eastAsia"/>
        </w:rPr>
        <w:t>개인정보의 처리 현황</w:t>
      </w:r>
    </w:p>
    <w:p w14:paraId="701D0A37" w14:textId="77777777" w:rsidR="00295BCB" w:rsidRPr="00295BCB" w:rsidRDefault="00295BCB" w:rsidP="00DD7E5A">
      <w:pPr>
        <w:numPr>
          <w:ilvl w:val="0"/>
          <w:numId w:val="12"/>
        </w:numPr>
        <w:jc w:val="both"/>
        <w:rPr>
          <w:rFonts w:hint="eastAsia"/>
        </w:rPr>
      </w:pPr>
      <w:r w:rsidRPr="00295BCB">
        <w:rPr>
          <w:rFonts w:hint="eastAsia"/>
        </w:rPr>
        <w:t>개인정보의 접근 또는 접속 현황</w:t>
      </w:r>
    </w:p>
    <w:p w14:paraId="251DC8BB" w14:textId="77777777" w:rsidR="00295BCB" w:rsidRPr="00295BCB" w:rsidRDefault="00295BCB" w:rsidP="00DD7E5A">
      <w:pPr>
        <w:numPr>
          <w:ilvl w:val="0"/>
          <w:numId w:val="12"/>
        </w:numPr>
        <w:jc w:val="both"/>
        <w:rPr>
          <w:rFonts w:hint="eastAsia"/>
        </w:rPr>
      </w:pPr>
      <w:r w:rsidRPr="00295BCB">
        <w:rPr>
          <w:rFonts w:hint="eastAsia"/>
        </w:rPr>
        <w:t>개인정보 접근 또는 접속 대상자</w:t>
      </w:r>
    </w:p>
    <w:p w14:paraId="02AA8561" w14:textId="77777777" w:rsidR="00295BCB" w:rsidRPr="00295BCB" w:rsidRDefault="00295BCB" w:rsidP="00DD7E5A">
      <w:pPr>
        <w:numPr>
          <w:ilvl w:val="0"/>
          <w:numId w:val="12"/>
        </w:numPr>
        <w:jc w:val="both"/>
        <w:rPr>
          <w:rFonts w:hint="eastAsia"/>
        </w:rPr>
      </w:pPr>
      <w:r w:rsidRPr="00295BCB">
        <w:rPr>
          <w:rFonts w:hint="eastAsia"/>
        </w:rPr>
        <w:t>목적 외 이용</w:t>
      </w:r>
      <w:r w:rsidRPr="00295BCB">
        <w:rPr>
          <w:rFonts w:ascii="Courier New" w:hAnsi="Courier New" w:cs="Courier New"/>
        </w:rPr>
        <w:t>▪</w:t>
      </w:r>
      <w:r w:rsidRPr="00295BCB">
        <w:rPr>
          <w:rFonts w:hint="eastAsia"/>
        </w:rPr>
        <w:t>제공 및 재위탁 금지 준수 여부</w:t>
      </w:r>
    </w:p>
    <w:p w14:paraId="62CB8CBD" w14:textId="77777777" w:rsidR="00295BCB" w:rsidRPr="00295BCB" w:rsidRDefault="00295BCB" w:rsidP="00DD7E5A">
      <w:pPr>
        <w:numPr>
          <w:ilvl w:val="0"/>
          <w:numId w:val="12"/>
        </w:numPr>
        <w:jc w:val="both"/>
        <w:rPr>
          <w:rFonts w:hint="eastAsia"/>
        </w:rPr>
      </w:pPr>
      <w:r w:rsidRPr="00295BCB">
        <w:rPr>
          <w:rFonts w:hint="eastAsia"/>
        </w:rPr>
        <w:t>암호화 등 안전성 확보 조치 이행 여부</w:t>
      </w:r>
    </w:p>
    <w:p w14:paraId="35E318D6" w14:textId="77777777" w:rsidR="00295BCB" w:rsidRPr="00295BCB" w:rsidRDefault="00295BCB" w:rsidP="00DD7E5A">
      <w:pPr>
        <w:numPr>
          <w:ilvl w:val="0"/>
          <w:numId w:val="12"/>
        </w:numPr>
        <w:jc w:val="both"/>
        <w:rPr>
          <w:rFonts w:hint="eastAsia"/>
        </w:rPr>
      </w:pPr>
      <w:r w:rsidRPr="00295BCB">
        <w:rPr>
          <w:rFonts w:hint="eastAsia"/>
        </w:rPr>
        <w:t>그 밖에 개인정보의 보호를 위하여 필요한 사항</w:t>
      </w:r>
    </w:p>
    <w:p w14:paraId="643CA2FB" w14:textId="7DFADBEE" w:rsidR="00295BCB" w:rsidRPr="00295BCB" w:rsidRDefault="00295BCB" w:rsidP="00DA65CB">
      <w:pPr>
        <w:pStyle w:val="a6"/>
        <w:numPr>
          <w:ilvl w:val="0"/>
          <w:numId w:val="18"/>
        </w:numPr>
        <w:jc w:val="both"/>
        <w:rPr>
          <w:rFonts w:hint="eastAsia"/>
        </w:rPr>
        <w:pPrChange w:id="65" w:author="Irene Kim" w:date="2026-03-06T16:05:00Z" w16du:dateUtc="2026-03-06T07:05:00Z">
          <w:pPr>
            <w:jc w:val="both"/>
          </w:pPr>
        </w:pPrChange>
      </w:pPr>
      <w:del w:id="66" w:author="Irene Kim" w:date="2026-03-06T16:05:00Z" w16du:dateUtc="2026-03-06T07:05:00Z">
        <w:r w:rsidRPr="00295BCB" w:rsidDel="00DA65CB">
          <w:rPr>
            <w:rFonts w:hint="eastAsia"/>
          </w:rPr>
          <w:delText>②</w:delText>
        </w:r>
      </w:del>
      <w:r w:rsidRPr="00295BCB">
        <w:rPr>
          <w:rFonts w:hint="eastAsia"/>
        </w:rPr>
        <w:t>“위탁자”는 “수탁자”에 대하여 제1항 각 호의 사항에 대한 실태를 최소 7영업일 전에 서면으로 사전 통보한 후 점검하여 시정을 요구할 수 있으며, “수탁자”는 특별한 사유가 없는 한 이행하여야 한다.</w:t>
      </w:r>
    </w:p>
    <w:p w14:paraId="05455DD7" w14:textId="7DF8ED8E" w:rsidR="00295BCB" w:rsidRPr="00295BCB" w:rsidRDefault="00295BCB" w:rsidP="00DA65CB">
      <w:pPr>
        <w:pStyle w:val="a6"/>
        <w:numPr>
          <w:ilvl w:val="0"/>
          <w:numId w:val="18"/>
        </w:numPr>
        <w:jc w:val="both"/>
        <w:pPrChange w:id="67" w:author="Irene Kim" w:date="2026-03-06T16:05:00Z" w16du:dateUtc="2026-03-06T07:05:00Z">
          <w:pPr>
            <w:jc w:val="both"/>
          </w:pPr>
        </w:pPrChange>
      </w:pPr>
      <w:del w:id="68" w:author="Irene Kim" w:date="2026-03-06T16:05:00Z" w16du:dateUtc="2026-03-06T07:05:00Z">
        <w:r w:rsidRPr="00295BCB" w:rsidDel="00DA65CB">
          <w:rPr>
            <w:rFonts w:hint="eastAsia"/>
          </w:rPr>
          <w:delText>③</w:delText>
        </w:r>
      </w:del>
      <w:r w:rsidRPr="00295BCB">
        <w:rPr>
          <w:rFonts w:hint="eastAsia"/>
        </w:rPr>
        <w:t>“위탁자”는 개인정보 처리 위탁으로 인하여 정보주체의 개인정보가 분실·도난·유출·변조 또는 훼손되지 아니하도록 “수탁자”를 교육할 수 있으며, “수탁자”는 이에 응하여야 한다.</w:t>
      </w:r>
    </w:p>
    <w:p w14:paraId="512DAEBC" w14:textId="3BA54AAF" w:rsidR="00295BCB" w:rsidRPr="00295BCB" w:rsidRDefault="00295BCB" w:rsidP="00DA65CB">
      <w:pPr>
        <w:pStyle w:val="a6"/>
        <w:numPr>
          <w:ilvl w:val="0"/>
          <w:numId w:val="18"/>
        </w:numPr>
        <w:jc w:val="both"/>
        <w:pPrChange w:id="69" w:author="Irene Kim" w:date="2026-03-06T16:05:00Z" w16du:dateUtc="2026-03-06T07:05:00Z">
          <w:pPr>
            <w:jc w:val="both"/>
          </w:pPr>
        </w:pPrChange>
      </w:pPr>
      <w:del w:id="70" w:author="Irene Kim" w:date="2026-03-06T16:05:00Z" w16du:dateUtc="2026-03-06T07:05:00Z">
        <w:r w:rsidRPr="00295BCB" w:rsidDel="00DA65CB">
          <w:rPr>
            <w:rFonts w:hint="eastAsia"/>
          </w:rPr>
          <w:delText>④</w:delText>
        </w:r>
      </w:del>
      <w:r w:rsidRPr="00295BCB">
        <w:rPr>
          <w:rFonts w:hint="eastAsia"/>
        </w:rPr>
        <w:t>제3항에 따른 교육의 시기와 방법 등에 대해서는 “위탁자”는 “수탁자”와 협의하여 시행하며, “수탁자”는 전문 기관의 점검 및 교육을 수검함으로써 제3항에 따른 수검 의무를 대체할 수 있다. </w:t>
      </w:r>
    </w:p>
    <w:p w14:paraId="609553E3" w14:textId="044A653B" w:rsidR="00295BCB" w:rsidRPr="00295BCB" w:rsidRDefault="00295BCB" w:rsidP="00DA65CB">
      <w:pPr>
        <w:pStyle w:val="a6"/>
        <w:numPr>
          <w:ilvl w:val="0"/>
          <w:numId w:val="18"/>
        </w:numPr>
        <w:jc w:val="both"/>
        <w:pPrChange w:id="71" w:author="Irene Kim" w:date="2026-03-06T16:05:00Z" w16du:dateUtc="2026-03-06T07:05:00Z">
          <w:pPr>
            <w:jc w:val="both"/>
          </w:pPr>
        </w:pPrChange>
      </w:pPr>
      <w:del w:id="72" w:author="Irene Kim" w:date="2026-03-06T16:05:00Z" w16du:dateUtc="2026-03-06T07:05:00Z">
        <w:r w:rsidRPr="00295BCB" w:rsidDel="00DA65CB">
          <w:rPr>
            <w:rFonts w:hint="eastAsia"/>
          </w:rPr>
          <w:delText>⑤</w:delText>
        </w:r>
      </w:del>
      <w:r w:rsidRPr="00295BCB">
        <w:rPr>
          <w:rFonts w:hint="eastAsia"/>
        </w:rPr>
        <w:t>“수탁자”는 제1항 각 호의 관리 실태를 “위탁자”가 요청하는 경우 서면으로 통보하여야 한다.</w:t>
      </w:r>
    </w:p>
    <w:p w14:paraId="5BC01364" w14:textId="4850116F" w:rsidR="00295BCB" w:rsidRPr="00295BCB" w:rsidRDefault="00295BCB" w:rsidP="00DA65CB">
      <w:pPr>
        <w:pStyle w:val="a6"/>
        <w:numPr>
          <w:ilvl w:val="0"/>
          <w:numId w:val="18"/>
        </w:numPr>
        <w:jc w:val="both"/>
        <w:pPrChange w:id="73" w:author="Irene Kim" w:date="2026-03-06T16:05:00Z" w16du:dateUtc="2026-03-06T07:05:00Z">
          <w:pPr>
            <w:jc w:val="both"/>
          </w:pPr>
        </w:pPrChange>
      </w:pPr>
      <w:del w:id="74" w:author="Irene Kim" w:date="2026-03-06T16:05:00Z" w16du:dateUtc="2026-03-06T07:05:00Z">
        <w:r w:rsidRPr="00295BCB" w:rsidDel="00DA65CB">
          <w:rPr>
            <w:rFonts w:hint="eastAsia"/>
          </w:rPr>
          <w:lastRenderedPageBreak/>
          <w:delText>⑥</w:delText>
        </w:r>
        <w:r w:rsidRPr="00295BCB" w:rsidDel="00DA65CB">
          <w:rPr>
            <w:rFonts w:hint="eastAsia"/>
          </w:rPr>
          <w:delText xml:space="preserve"> </w:delText>
        </w:r>
      </w:del>
      <w:r w:rsidRPr="00295BCB">
        <w:rPr>
          <w:rFonts w:hint="eastAsia"/>
        </w:rPr>
        <w:t>그</w:t>
      </w:r>
      <w:ins w:id="75" w:author="Irene Kim" w:date="2026-03-06T16:05:00Z" w16du:dateUtc="2026-03-06T07:05:00Z">
        <w:r w:rsidR="00DA65CB">
          <w:t xml:space="preserve"> </w:t>
        </w:r>
      </w:ins>
      <w:r w:rsidRPr="00295BCB">
        <w:rPr>
          <w:rFonts w:hint="eastAsia"/>
        </w:rPr>
        <w:t>밖에 “수탁자”는 개인정보보호법령에 따른 수탁자로서의 의무를 준수하여야 한다.</w:t>
      </w:r>
    </w:p>
    <w:p w14:paraId="72B4BAB1" w14:textId="77777777" w:rsidR="00295BCB" w:rsidRPr="00295BCB" w:rsidRDefault="00295BCB" w:rsidP="00DD7E5A">
      <w:pPr>
        <w:jc w:val="both"/>
      </w:pPr>
    </w:p>
    <w:p w14:paraId="751EA01F" w14:textId="77777777" w:rsidR="002A5B16" w:rsidRDefault="00295BCB" w:rsidP="00DD7E5A">
      <w:pPr>
        <w:jc w:val="both"/>
        <w:rPr>
          <w:ins w:id="76" w:author="Irene Kim" w:date="2026-03-06T16:05:00Z" w16du:dateUtc="2026-03-06T07:05:00Z"/>
          <w:b/>
          <w:bCs/>
        </w:rPr>
      </w:pPr>
      <w:r w:rsidRPr="00295BCB">
        <w:rPr>
          <w:rFonts w:hint="eastAsia"/>
          <w:b/>
          <w:bCs/>
        </w:rPr>
        <w:t xml:space="preserve">제8조 (손해배상) </w:t>
      </w:r>
    </w:p>
    <w:p w14:paraId="1A6B1090" w14:textId="535A5957" w:rsidR="00295BCB" w:rsidRPr="00295BCB" w:rsidRDefault="00295BCB" w:rsidP="002A5B16">
      <w:pPr>
        <w:pStyle w:val="a6"/>
        <w:numPr>
          <w:ilvl w:val="0"/>
          <w:numId w:val="19"/>
        </w:numPr>
        <w:jc w:val="both"/>
        <w:pPrChange w:id="77" w:author="Irene Kim" w:date="2026-03-06T16:05:00Z" w16du:dateUtc="2026-03-06T07:05:00Z">
          <w:pPr>
            <w:jc w:val="both"/>
          </w:pPr>
        </w:pPrChange>
      </w:pPr>
      <w:del w:id="78" w:author="Irene Kim" w:date="2026-03-06T16:05:00Z" w16du:dateUtc="2026-03-06T07:05:00Z">
        <w:r w:rsidRPr="00295BCB" w:rsidDel="002A5B16">
          <w:rPr>
            <w:rFonts w:hint="eastAsia"/>
          </w:rPr>
          <w:delText>①</w:delText>
        </w:r>
      </w:del>
      <w:ins w:id="79" w:author="Irene Kim" w:date="2026-03-06T16:05:00Z" w16du:dateUtc="2026-03-06T07:05:00Z">
        <w:r w:rsidR="002A5B16">
          <w:t xml:space="preserve"> </w:t>
        </w:r>
      </w:ins>
      <w:r w:rsidRPr="00295BCB">
        <w:rPr>
          <w:rFonts w:hint="eastAsia"/>
        </w:rPr>
        <w:t xml:space="preserve">“수탁자” 또는 “수탁자”의 임직원 기타 “수탁자”의 </w:t>
      </w:r>
      <w:ins w:id="80" w:author="Irene Kim" w:date="2026-03-06T18:32:00Z" w16du:dateUtc="2026-03-06T09:32:00Z">
        <w:r w:rsidR="00D46867">
          <w:rPr>
            <w:rFonts w:hint="eastAsia"/>
          </w:rPr>
          <w:t>재</w:t>
        </w:r>
      </w:ins>
      <w:r w:rsidRPr="00295BCB">
        <w:rPr>
          <w:rFonts w:hint="eastAsia"/>
        </w:rPr>
        <w:t>수탁자가 본 계약에 의하여 위탁 또는 재위탁 받은 업무를 수행함에 있어, 본 계약에 따른 의무를 위반하거나 “수탁자” 또는 “수탁자”의 임직원 기타 “수탁자”의 수탁자의 귀책사유로 인하여 “위탁자” 또는 정보주체 기타 제3자에게 손해가 발생한 경우, “수탁자”는 그 손해를 배상하여야 한다.</w:t>
      </w:r>
    </w:p>
    <w:p w14:paraId="18672C52" w14:textId="14E2DBF9" w:rsidR="00295BCB" w:rsidRPr="00295BCB" w:rsidRDefault="00295BCB" w:rsidP="002A5B16">
      <w:pPr>
        <w:pStyle w:val="a6"/>
        <w:numPr>
          <w:ilvl w:val="0"/>
          <w:numId w:val="19"/>
        </w:numPr>
        <w:jc w:val="both"/>
        <w:pPrChange w:id="81" w:author="Irene Kim" w:date="2026-03-06T16:05:00Z" w16du:dateUtc="2026-03-06T07:05:00Z">
          <w:pPr>
            <w:jc w:val="both"/>
          </w:pPr>
        </w:pPrChange>
      </w:pPr>
      <w:del w:id="82" w:author="Irene Kim" w:date="2026-03-06T16:05:00Z" w16du:dateUtc="2026-03-06T07:05:00Z">
        <w:r w:rsidRPr="00295BCB" w:rsidDel="002A5B16">
          <w:rPr>
            <w:rFonts w:hint="eastAsia"/>
          </w:rPr>
          <w:delText>②</w:delText>
        </w:r>
      </w:del>
      <w:ins w:id="83" w:author="Irene Kim" w:date="2026-03-06T16:05:00Z" w16du:dateUtc="2026-03-06T07:05:00Z">
        <w:r w:rsidR="002A5B16">
          <w:t xml:space="preserve"> </w:t>
        </w:r>
      </w:ins>
      <w:r w:rsidRPr="00295BCB">
        <w:rPr>
          <w:rFonts w:hint="eastAsia"/>
        </w:rPr>
        <w:t>제1항과 관련하여 정보주체 기타 제3자에게 발생한 손해에 대하여 “위탁자”가 전부 또는 일부를 배상한 때에는 “위탁자”는 이를 “수탁자”에게 구상할 수 있다.</w:t>
      </w:r>
    </w:p>
    <w:p w14:paraId="491C0E9E" w14:textId="547D7816" w:rsidR="00295BCB" w:rsidRPr="00295BCB" w:rsidRDefault="00295BCB" w:rsidP="002A5B16">
      <w:pPr>
        <w:pStyle w:val="a6"/>
        <w:numPr>
          <w:ilvl w:val="0"/>
          <w:numId w:val="19"/>
        </w:numPr>
        <w:jc w:val="both"/>
        <w:pPrChange w:id="84" w:author="Irene Kim" w:date="2026-03-06T16:05:00Z" w16du:dateUtc="2026-03-06T07:05:00Z">
          <w:pPr>
            <w:jc w:val="both"/>
          </w:pPr>
        </w:pPrChange>
      </w:pPr>
      <w:del w:id="85" w:author="Irene Kim" w:date="2026-03-06T16:05:00Z" w16du:dateUtc="2026-03-06T07:05:00Z">
        <w:r w:rsidRPr="00295BCB" w:rsidDel="002A5B16">
          <w:rPr>
            <w:rFonts w:hint="eastAsia"/>
          </w:rPr>
          <w:delText>③</w:delText>
        </w:r>
        <w:r w:rsidRPr="00295BCB" w:rsidDel="002A5B16">
          <w:rPr>
            <w:rFonts w:hint="eastAsia"/>
          </w:rPr>
          <w:delText xml:space="preserve"> </w:delText>
        </w:r>
      </w:del>
      <w:r w:rsidRPr="00295BCB">
        <w:rPr>
          <w:rFonts w:hint="eastAsia"/>
        </w:rPr>
        <w:t>제1항에 따른 "수탁자"의 손해배상 책임은 본 계약 체결일로부터 직전 12개월간 "위탁자"가 "수탁자"에게 지급한 용역 대금의 총액을 한도로 한다. 단, "수탁자"의 고의 또는 중과실로 인한 경우에는 그러하지 아니하다.</w:t>
      </w:r>
    </w:p>
    <w:p w14:paraId="5469B284" w14:textId="77777777" w:rsidR="00295BCB" w:rsidRPr="00295BCB" w:rsidRDefault="00295BCB" w:rsidP="00DD7E5A">
      <w:pPr>
        <w:jc w:val="both"/>
      </w:pPr>
    </w:p>
    <w:p w14:paraId="4A831420" w14:textId="77777777" w:rsidR="00EE453A" w:rsidRDefault="00295BCB" w:rsidP="00DD7E5A">
      <w:pPr>
        <w:jc w:val="both"/>
        <w:rPr>
          <w:ins w:id="86" w:author="Irene Kim" w:date="2026-03-06T16:06:00Z" w16du:dateUtc="2026-03-06T07:06:00Z"/>
          <w:b/>
          <w:bCs/>
        </w:rPr>
      </w:pPr>
      <w:r w:rsidRPr="00295BCB">
        <w:rPr>
          <w:rFonts w:hint="eastAsia"/>
          <w:b/>
          <w:bCs/>
        </w:rPr>
        <w:t xml:space="preserve">제9조 (계약의 해제 및 해지) </w:t>
      </w:r>
    </w:p>
    <w:p w14:paraId="75F25A1A" w14:textId="7AD359A9" w:rsidR="00295BCB" w:rsidRPr="00295BCB" w:rsidRDefault="00295BCB" w:rsidP="00EE453A">
      <w:pPr>
        <w:pStyle w:val="a6"/>
        <w:numPr>
          <w:ilvl w:val="0"/>
          <w:numId w:val="20"/>
        </w:numPr>
        <w:jc w:val="both"/>
        <w:pPrChange w:id="87" w:author="Irene Kim" w:date="2026-03-06T16:06:00Z" w16du:dateUtc="2026-03-06T07:06:00Z">
          <w:pPr>
            <w:jc w:val="both"/>
          </w:pPr>
        </w:pPrChange>
      </w:pPr>
      <w:del w:id="88" w:author="Irene Kim" w:date="2026-03-06T16:06:00Z" w16du:dateUtc="2026-03-06T07:06:00Z">
        <w:r w:rsidRPr="00295BCB" w:rsidDel="00EE453A">
          <w:rPr>
            <w:rFonts w:hint="eastAsia"/>
          </w:rPr>
          <w:delText xml:space="preserve">① </w:delText>
        </w:r>
      </w:del>
      <w:r w:rsidRPr="00295BCB">
        <w:rPr>
          <w:rFonts w:hint="eastAsia"/>
        </w:rPr>
        <w:t>“위탁자” 또는 “수탁자”는 다음 각 호에 해당하는 사유가 발생한 경우에는 최고 없이 즉시 본 계약을 해제 또는 해지할 수 있다. </w:t>
      </w:r>
    </w:p>
    <w:p w14:paraId="6D7783B7" w14:textId="77777777" w:rsidR="00295BCB" w:rsidRPr="00295BCB" w:rsidRDefault="00295BCB" w:rsidP="00DD7E5A">
      <w:pPr>
        <w:numPr>
          <w:ilvl w:val="0"/>
          <w:numId w:val="13"/>
        </w:numPr>
        <w:jc w:val="both"/>
      </w:pPr>
      <w:r w:rsidRPr="00295BCB">
        <w:rPr>
          <w:rFonts w:hint="eastAsia"/>
        </w:rPr>
        <w:t>상대방이 본 계약에 따른 의무를 위반하여 14일의 기간을 두고 그 시정을 최고하였음에도 불구하고 시정되지 않은 경우 </w:t>
      </w:r>
    </w:p>
    <w:p w14:paraId="1D04EF74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t>상대방이 정부로부터 본 계약에 관한 영업의 취소 또는 정지를 당하여 본 계약의 이행이 불가능하거나 현저히 곤란한 경우</w:t>
      </w:r>
    </w:p>
    <w:p w14:paraId="6163053D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t>상대방에게 파산 또는 회생절차 기타 이에 준하는 절차의 신청이 있거나 절차가 진행된 경우</w:t>
      </w:r>
    </w:p>
    <w:p w14:paraId="2ECCD5AB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t>천재지변 기타 불가항력적 사유로 인하여 상대방의 본 계약 이행이 곤란하다고 인정되는 경우</w:t>
      </w:r>
    </w:p>
    <w:p w14:paraId="032DD92A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t>주요재산의 양도, 압류, 가압류 등으로 상대방의 신용에 현저한 위험이 발생하여 본 계약의 이행을 기대할 수 없는 경우</w:t>
      </w:r>
    </w:p>
    <w:p w14:paraId="10F0E425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t>상대방이 금융기관으로부터 부도처분 기타 거래정지를 당하여 본 계약의 이행을 기대할 수 없는 경우</w:t>
      </w:r>
    </w:p>
    <w:p w14:paraId="046D28A7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lastRenderedPageBreak/>
        <w:t>기타 상대방의 신용에 중대한 위험이 있어 본 계약의 이행이 불가능하거나 현저히 곤란하다고 인정되는 경우</w:t>
      </w:r>
    </w:p>
    <w:p w14:paraId="6ABD448A" w14:textId="77777777" w:rsidR="00295BCB" w:rsidRPr="00295BCB" w:rsidRDefault="00295BCB" w:rsidP="00DD7E5A">
      <w:pPr>
        <w:numPr>
          <w:ilvl w:val="0"/>
          <w:numId w:val="13"/>
        </w:numPr>
        <w:jc w:val="both"/>
        <w:rPr>
          <w:rFonts w:hint="eastAsia"/>
        </w:rPr>
      </w:pPr>
      <w:r w:rsidRPr="00295BCB">
        <w:rPr>
          <w:rFonts w:hint="eastAsia"/>
        </w:rPr>
        <w:t>“수탁자”가 개인정보보호 관련 법령을 중대하게 위반하여 정보주체에게 실질적 피해가 발생하였거나 발생할 구체적 위험이 현저한 경우 </w:t>
      </w:r>
    </w:p>
    <w:p w14:paraId="79FB52F9" w14:textId="431F5023" w:rsidR="00295BCB" w:rsidRPr="00295BCB" w:rsidRDefault="00295BCB" w:rsidP="00EE453A">
      <w:pPr>
        <w:pStyle w:val="a6"/>
        <w:numPr>
          <w:ilvl w:val="0"/>
          <w:numId w:val="20"/>
        </w:numPr>
        <w:jc w:val="both"/>
        <w:rPr>
          <w:rFonts w:hint="eastAsia"/>
        </w:rPr>
        <w:pPrChange w:id="89" w:author="Irene Kim" w:date="2026-03-06T16:06:00Z" w16du:dateUtc="2026-03-06T07:06:00Z">
          <w:pPr>
            <w:jc w:val="both"/>
          </w:pPr>
        </w:pPrChange>
      </w:pPr>
      <w:del w:id="90" w:author="Irene Kim" w:date="2026-03-06T16:06:00Z" w16du:dateUtc="2026-03-06T07:06:00Z">
        <w:r w:rsidRPr="00295BCB" w:rsidDel="00EE453A">
          <w:rPr>
            <w:rFonts w:hint="eastAsia"/>
          </w:rPr>
          <w:delText>②</w:delText>
        </w:r>
      </w:del>
      <w:r w:rsidRPr="00295BCB">
        <w:rPr>
          <w:rFonts w:hint="eastAsia"/>
        </w:rPr>
        <w:t>전항에 따른 본 계약의 해제 또는 해지는 손해배상 청구에 영향을 미치지 아니 한다. </w:t>
      </w:r>
    </w:p>
    <w:p w14:paraId="39AB096D" w14:textId="77777777" w:rsidR="00295BCB" w:rsidRPr="00295BCB" w:rsidRDefault="00295BCB" w:rsidP="00EE453A">
      <w:pPr>
        <w:pStyle w:val="a6"/>
        <w:numPr>
          <w:ilvl w:val="0"/>
          <w:numId w:val="20"/>
        </w:numPr>
        <w:jc w:val="both"/>
        <w:pPrChange w:id="91" w:author="Irene Kim" w:date="2026-03-06T16:06:00Z" w16du:dateUtc="2026-03-06T07:06:00Z">
          <w:pPr>
            <w:numPr>
              <w:numId w:val="14"/>
            </w:numPr>
            <w:tabs>
              <w:tab w:val="num" w:pos="720"/>
            </w:tabs>
            <w:ind w:left="720" w:hanging="360"/>
            <w:jc w:val="both"/>
          </w:pPr>
        </w:pPrChange>
      </w:pPr>
      <w:r w:rsidRPr="00295BCB">
        <w:rPr>
          <w:rFonts w:hint="eastAsia"/>
        </w:rPr>
        <w:t>제1항에 따라 본 계약을 해지한 당사자는 기본 계약도 해지할 수 있다.</w:t>
      </w:r>
    </w:p>
    <w:p w14:paraId="719574E2" w14:textId="77777777" w:rsidR="00295BCB" w:rsidRPr="00295BCB" w:rsidRDefault="00295BCB" w:rsidP="00DD7E5A">
      <w:pPr>
        <w:jc w:val="both"/>
        <w:rPr>
          <w:rFonts w:hint="eastAsia"/>
        </w:rPr>
      </w:pPr>
      <w:r w:rsidRPr="00295BCB">
        <w:rPr>
          <w:rFonts w:hint="eastAsia"/>
        </w:rPr>
        <w:t> </w:t>
      </w:r>
    </w:p>
    <w:p w14:paraId="6B894053" w14:textId="77777777" w:rsidR="00EE453A" w:rsidRDefault="00295BCB" w:rsidP="00DD7E5A">
      <w:pPr>
        <w:jc w:val="both"/>
        <w:rPr>
          <w:ins w:id="92" w:author="Irene Kim" w:date="2026-03-06T16:06:00Z" w16du:dateUtc="2026-03-06T07:06:00Z"/>
          <w:b/>
          <w:bCs/>
        </w:rPr>
      </w:pPr>
      <w:r w:rsidRPr="00295BCB">
        <w:rPr>
          <w:rFonts w:hint="eastAsia"/>
          <w:b/>
          <w:bCs/>
        </w:rPr>
        <w:t xml:space="preserve">제10조 (효력 발생 및 유효기간) </w:t>
      </w:r>
    </w:p>
    <w:p w14:paraId="0DB1FD96" w14:textId="5D09033F" w:rsidR="00295BCB" w:rsidRPr="00295BCB" w:rsidRDefault="00295BCB" w:rsidP="00EE453A">
      <w:pPr>
        <w:pStyle w:val="a6"/>
        <w:numPr>
          <w:ilvl w:val="0"/>
          <w:numId w:val="21"/>
        </w:numPr>
        <w:jc w:val="both"/>
        <w:pPrChange w:id="93" w:author="Irene Kim" w:date="2026-03-06T16:06:00Z" w16du:dateUtc="2026-03-06T07:06:00Z">
          <w:pPr>
            <w:jc w:val="both"/>
          </w:pPr>
        </w:pPrChange>
      </w:pPr>
      <w:del w:id="94" w:author="Irene Kim" w:date="2026-03-06T16:06:00Z" w16du:dateUtc="2026-03-06T07:06:00Z">
        <w:r w:rsidRPr="00295BCB" w:rsidDel="00EE453A">
          <w:rPr>
            <w:rFonts w:hint="eastAsia"/>
          </w:rPr>
          <w:delText>①</w:delText>
        </w:r>
      </w:del>
      <w:r w:rsidRPr="00295BCB">
        <w:rPr>
          <w:rFonts w:hint="eastAsia"/>
        </w:rPr>
        <w:t>본 계약은 “위탁자”와 “수탁자”가 모두 서명 또는 기명날인한 날부터 효력이 발생하며, 기본 계약이 해지</w:t>
      </w:r>
      <w:r w:rsidRPr="00295BCB">
        <w:rPr>
          <w:rFonts w:ascii="Courier New" w:hAnsi="Courier New" w:cs="Courier New"/>
        </w:rPr>
        <w:t>▪</w:t>
      </w:r>
      <w:r w:rsidRPr="00295BCB">
        <w:rPr>
          <w:rFonts w:hint="eastAsia"/>
        </w:rPr>
        <w:t>종료 기타 사유로 인하여 효력을 상실하거나 본 계약이 해지</w:t>
      </w:r>
      <w:r w:rsidRPr="00295BCB">
        <w:rPr>
          <w:rFonts w:ascii="Courier New" w:hAnsi="Courier New" w:cs="Courier New"/>
        </w:rPr>
        <w:t>▪</w:t>
      </w:r>
      <w:r w:rsidRPr="00295BCB">
        <w:rPr>
          <w:rFonts w:hint="eastAsia"/>
        </w:rPr>
        <w:t>종료 기타 사유로 인하여 효력을 상실하는 때까지 유효하다.</w:t>
      </w:r>
      <w:ins w:id="95" w:author="Irene Kim" w:date="2026-03-06T16:07:00Z" w16du:dateUtc="2026-03-06T07:07:00Z">
        <w:r w:rsidR="00EE453A">
          <w:rPr>
            <w:rFonts w:hint="eastAsia"/>
          </w:rPr>
          <w:t xml:space="preserve"> </w:t>
        </w:r>
      </w:ins>
      <w:r w:rsidRPr="00295BCB">
        <w:rPr>
          <w:rFonts w:hint="eastAsia"/>
        </w:rPr>
        <w:t> </w:t>
      </w:r>
    </w:p>
    <w:p w14:paraId="005A2429" w14:textId="79F464C1" w:rsidR="00295BCB" w:rsidRPr="00295BCB" w:rsidRDefault="00295BCB" w:rsidP="00EE453A">
      <w:pPr>
        <w:pStyle w:val="a6"/>
        <w:numPr>
          <w:ilvl w:val="0"/>
          <w:numId w:val="21"/>
        </w:numPr>
        <w:jc w:val="both"/>
        <w:pPrChange w:id="96" w:author="Irene Kim" w:date="2026-03-06T16:07:00Z" w16du:dateUtc="2026-03-06T07:07:00Z">
          <w:pPr>
            <w:jc w:val="both"/>
          </w:pPr>
        </w:pPrChange>
      </w:pPr>
      <w:del w:id="97" w:author="Irene Kim" w:date="2026-03-06T16:07:00Z" w16du:dateUtc="2026-03-06T07:07:00Z">
        <w:r w:rsidRPr="00295BCB" w:rsidDel="00EE453A">
          <w:rPr>
            <w:rFonts w:hint="eastAsia"/>
          </w:rPr>
          <w:delText>②</w:delText>
        </w:r>
      </w:del>
      <w:r w:rsidRPr="00295BCB">
        <w:rPr>
          <w:rFonts w:hint="eastAsia"/>
        </w:rPr>
        <w:t>본 계약이 유효한 기간 내에 발생한 본 계약 위반행위에 따른 책임 및 제11조의 비밀유지의무는 본 계약이 효력을 상실한 후에도 소멸하지 아니한다. </w:t>
      </w:r>
    </w:p>
    <w:p w14:paraId="1D29E302" w14:textId="77777777" w:rsidR="00295BCB" w:rsidRPr="00295BCB" w:rsidRDefault="00295BCB" w:rsidP="00DD7E5A">
      <w:pPr>
        <w:jc w:val="both"/>
      </w:pPr>
    </w:p>
    <w:p w14:paraId="4BF27AF2" w14:textId="77777777" w:rsidR="00BD2B68" w:rsidRDefault="00295BCB" w:rsidP="00DD7E5A">
      <w:pPr>
        <w:jc w:val="both"/>
        <w:rPr>
          <w:ins w:id="98" w:author="Irene Kim" w:date="2026-03-06T18:24:00Z" w16du:dateUtc="2026-03-06T09:24:00Z"/>
          <w:b/>
          <w:bCs/>
        </w:rPr>
      </w:pPr>
      <w:r w:rsidRPr="00295BCB">
        <w:rPr>
          <w:rFonts w:hint="eastAsia"/>
          <w:b/>
          <w:bCs/>
        </w:rPr>
        <w:t xml:space="preserve">제11조 (비밀유지) </w:t>
      </w:r>
    </w:p>
    <w:p w14:paraId="6AF67A59" w14:textId="1E23514B" w:rsidR="00295BCB" w:rsidRPr="00295BCB" w:rsidRDefault="00295BCB" w:rsidP="00DD7E5A">
      <w:pPr>
        <w:jc w:val="both"/>
      </w:pPr>
      <w:r w:rsidRPr="00295BCB">
        <w:rPr>
          <w:rFonts w:hint="eastAsia"/>
        </w:rPr>
        <w:t>“위탁자”와 “수탁자”는 본 계약의 체결 및 이행과 관련하여 알게 된 상대방의 업무상 비밀 또는 개인정보를 상대방의 사전 서면 동의 없이 제3자에게 공개, 유출, 제공하여서는 아니 된다. </w:t>
      </w:r>
    </w:p>
    <w:p w14:paraId="0CC0A085" w14:textId="77777777" w:rsidR="00295BCB" w:rsidRPr="00295BCB" w:rsidRDefault="00295BCB" w:rsidP="00DD7E5A">
      <w:pPr>
        <w:jc w:val="both"/>
      </w:pPr>
    </w:p>
    <w:p w14:paraId="0BA89250" w14:textId="77777777" w:rsidR="00BD2B68" w:rsidRDefault="00295BCB" w:rsidP="00DD7E5A">
      <w:pPr>
        <w:jc w:val="both"/>
        <w:rPr>
          <w:ins w:id="99" w:author="Irene Kim" w:date="2026-03-06T18:24:00Z" w16du:dateUtc="2026-03-06T09:24:00Z"/>
        </w:rPr>
      </w:pPr>
      <w:r w:rsidRPr="00295BCB">
        <w:rPr>
          <w:rFonts w:hint="eastAsia"/>
          <w:b/>
          <w:bCs/>
        </w:rPr>
        <w:t>제12조 (분쟁의 해결)</w:t>
      </w:r>
      <w:r w:rsidRPr="00295BCB">
        <w:rPr>
          <w:rFonts w:hint="eastAsia"/>
        </w:rPr>
        <w:t xml:space="preserve"> </w:t>
      </w:r>
    </w:p>
    <w:p w14:paraId="54DACF47" w14:textId="3DEB6C5A" w:rsidR="00295BCB" w:rsidRPr="00295BCB" w:rsidRDefault="00295BCB" w:rsidP="00DD7E5A">
      <w:pPr>
        <w:jc w:val="both"/>
      </w:pPr>
      <w:r w:rsidRPr="00295BCB">
        <w:rPr>
          <w:rFonts w:hint="eastAsia"/>
        </w:rPr>
        <w:t>본 계약에서 정하지 않은 사항이나 해석상 이견이 있는 내용에 대해서는 관련 법령 및 일반적 상관례에 따라 상호 합의하여 해결하고, 소송상 분쟁이 발생할 경우 관할 법원은 서울중앙지방법원으로 한다.</w:t>
      </w:r>
    </w:p>
    <w:p w14:paraId="694EC323" w14:textId="07082492" w:rsidR="00295BCB" w:rsidRPr="00295BCB" w:rsidRDefault="00295BCB" w:rsidP="00DD7E5A">
      <w:pPr>
        <w:jc w:val="both"/>
      </w:pPr>
      <w:del w:id="100" w:author="Irene Kim" w:date="2026-03-06T18:24:00Z" w16du:dateUtc="2026-03-06T09:24:00Z">
        <w:r w:rsidRPr="00295BCB" w:rsidDel="00BD2B68">
          <w:br/>
        </w:r>
      </w:del>
    </w:p>
    <w:p w14:paraId="0DA10895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t>본 계약의 내용을 증명하기 위하여 계약서 2부를 작성하고, “위탁자”와 “수탁자”가 서명 또는 날인한 후 각 1부씩 보관한다.</w:t>
      </w:r>
    </w:p>
    <w:p w14:paraId="75D3010F" w14:textId="77777777" w:rsidR="00295BCB" w:rsidRPr="00295BCB" w:rsidRDefault="00295BCB" w:rsidP="00DD7E5A">
      <w:pPr>
        <w:jc w:val="both"/>
      </w:pPr>
    </w:p>
    <w:p w14:paraId="3ADCA0D9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lastRenderedPageBreak/>
        <w:t>2026년      월  [   ]일</w:t>
      </w:r>
    </w:p>
    <w:p w14:paraId="3D137D2C" w14:textId="77777777" w:rsidR="00295BCB" w:rsidRPr="00295BCB" w:rsidRDefault="00295BCB" w:rsidP="00DD7E5A">
      <w:pPr>
        <w:jc w:val="both"/>
      </w:pPr>
    </w:p>
    <w:p w14:paraId="2FB5E0BE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t>위탁자</w:t>
      </w:r>
    </w:p>
    <w:p w14:paraId="6F7BB81B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t>[회사명]</w:t>
      </w:r>
      <w:r w:rsidRPr="00295BCB">
        <w:rPr>
          <w:rFonts w:hint="eastAsia"/>
        </w:rPr>
        <w:br/>
        <w:t>[주소]</w:t>
      </w:r>
    </w:p>
    <w:p w14:paraId="7852D0E7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t>대표이사 [성명] (인)</w:t>
      </w:r>
    </w:p>
    <w:p w14:paraId="1C2519BE" w14:textId="77777777" w:rsidR="00295BCB" w:rsidRPr="00295BCB" w:rsidRDefault="00295BCB" w:rsidP="00DD7E5A">
      <w:pPr>
        <w:jc w:val="both"/>
      </w:pPr>
    </w:p>
    <w:p w14:paraId="5659502F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t>수탁자</w:t>
      </w:r>
    </w:p>
    <w:p w14:paraId="3B6603D3" w14:textId="77777777" w:rsidR="00295BCB" w:rsidRPr="00295BCB" w:rsidRDefault="00295BCB" w:rsidP="00DD7E5A">
      <w:pPr>
        <w:jc w:val="both"/>
      </w:pPr>
      <w:r w:rsidRPr="00295BCB">
        <w:rPr>
          <w:rFonts w:hint="eastAsia"/>
        </w:rPr>
        <w:t>[회사명]</w:t>
      </w:r>
      <w:r w:rsidRPr="00295BCB">
        <w:rPr>
          <w:rFonts w:hint="eastAsia"/>
        </w:rPr>
        <w:br/>
        <w:t>[주소]</w:t>
      </w:r>
    </w:p>
    <w:p w14:paraId="53AD8CF1" w14:textId="77777777" w:rsidR="00295BCB" w:rsidRPr="00295BCB" w:rsidRDefault="00295BCB" w:rsidP="00295BCB">
      <w:r w:rsidRPr="00295BCB">
        <w:rPr>
          <w:rFonts w:hint="eastAsia"/>
        </w:rPr>
        <w:t>대표이사 [성명] (인)</w:t>
      </w:r>
    </w:p>
    <w:p w14:paraId="5113C0D3" w14:textId="77777777" w:rsidR="00FA6445" w:rsidRDefault="00FA6445"/>
    <w:sectPr w:rsidR="00FA64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C69"/>
    <w:multiLevelType w:val="multilevel"/>
    <w:tmpl w:val="29749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3266F"/>
    <w:multiLevelType w:val="multilevel"/>
    <w:tmpl w:val="FA24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1B971C78"/>
    <w:multiLevelType w:val="hybridMultilevel"/>
    <w:tmpl w:val="2A380A1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3B7EE5"/>
    <w:multiLevelType w:val="multilevel"/>
    <w:tmpl w:val="B48C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7071A"/>
    <w:multiLevelType w:val="multilevel"/>
    <w:tmpl w:val="23303B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57296"/>
    <w:multiLevelType w:val="multilevel"/>
    <w:tmpl w:val="4486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230D9C"/>
    <w:multiLevelType w:val="multilevel"/>
    <w:tmpl w:val="98F44C7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43880BB8"/>
    <w:multiLevelType w:val="multilevel"/>
    <w:tmpl w:val="7106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56EA8"/>
    <w:multiLevelType w:val="multilevel"/>
    <w:tmpl w:val="E2C2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B3461"/>
    <w:multiLevelType w:val="multilevel"/>
    <w:tmpl w:val="6DF246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638FE"/>
    <w:multiLevelType w:val="multilevel"/>
    <w:tmpl w:val="FA24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1" w15:restartNumberingAfterBreak="0">
    <w:nsid w:val="4A5201D0"/>
    <w:multiLevelType w:val="multilevel"/>
    <w:tmpl w:val="50C0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57122"/>
    <w:multiLevelType w:val="multilevel"/>
    <w:tmpl w:val="E0DE1F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C3759"/>
    <w:multiLevelType w:val="multilevel"/>
    <w:tmpl w:val="FA24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4" w15:restartNumberingAfterBreak="0">
    <w:nsid w:val="61C46986"/>
    <w:multiLevelType w:val="hybridMultilevel"/>
    <w:tmpl w:val="2A380A1E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2CD21AA"/>
    <w:multiLevelType w:val="multilevel"/>
    <w:tmpl w:val="3F88AC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52616"/>
    <w:multiLevelType w:val="multilevel"/>
    <w:tmpl w:val="90DE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33E64"/>
    <w:multiLevelType w:val="multilevel"/>
    <w:tmpl w:val="FA24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8" w15:restartNumberingAfterBreak="0">
    <w:nsid w:val="76E56EA9"/>
    <w:multiLevelType w:val="hybridMultilevel"/>
    <w:tmpl w:val="2A380A1E"/>
    <w:lvl w:ilvl="0" w:tplc="AE76591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C1172D0"/>
    <w:multiLevelType w:val="hybridMultilevel"/>
    <w:tmpl w:val="3F5AAEE6"/>
    <w:lvl w:ilvl="0" w:tplc="6A8614E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4875911">
    <w:abstractNumId w:val="10"/>
  </w:num>
  <w:num w:numId="2" w16cid:durableId="911813455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825819961">
    <w:abstractNumId w:val="5"/>
  </w:num>
  <w:num w:numId="4" w16cid:durableId="1081826810">
    <w:abstractNumId w:val="6"/>
  </w:num>
  <w:num w:numId="5" w16cid:durableId="1431506263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40529468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1802191573">
    <w:abstractNumId w:val="4"/>
    <w:lvlOverride w:ilvl="0">
      <w:lvl w:ilvl="0">
        <w:numFmt w:val="decimal"/>
        <w:lvlText w:val="%1."/>
        <w:lvlJc w:val="left"/>
      </w:lvl>
    </w:lvlOverride>
  </w:num>
  <w:num w:numId="8" w16cid:durableId="1705908187">
    <w:abstractNumId w:val="9"/>
    <w:lvlOverride w:ilvl="0">
      <w:lvl w:ilvl="0">
        <w:numFmt w:val="decimal"/>
        <w:lvlText w:val="%1."/>
        <w:lvlJc w:val="left"/>
      </w:lvl>
    </w:lvlOverride>
  </w:num>
  <w:num w:numId="9" w16cid:durableId="973948990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43725675">
    <w:abstractNumId w:val="3"/>
  </w:num>
  <w:num w:numId="11" w16cid:durableId="1943684241">
    <w:abstractNumId w:val="11"/>
  </w:num>
  <w:num w:numId="12" w16cid:durableId="1656913210">
    <w:abstractNumId w:val="7"/>
  </w:num>
  <w:num w:numId="13" w16cid:durableId="928853753">
    <w:abstractNumId w:val="16"/>
  </w:num>
  <w:num w:numId="14" w16cid:durableId="716780358">
    <w:abstractNumId w:val="8"/>
  </w:num>
  <w:num w:numId="15" w16cid:durableId="886528459">
    <w:abstractNumId w:val="1"/>
  </w:num>
  <w:num w:numId="16" w16cid:durableId="1075124925">
    <w:abstractNumId w:val="17"/>
  </w:num>
  <w:num w:numId="17" w16cid:durableId="551507344">
    <w:abstractNumId w:val="13"/>
  </w:num>
  <w:num w:numId="18" w16cid:durableId="105466645">
    <w:abstractNumId w:val="19"/>
  </w:num>
  <w:num w:numId="19" w16cid:durableId="178004735">
    <w:abstractNumId w:val="18"/>
  </w:num>
  <w:num w:numId="20" w16cid:durableId="1651442141">
    <w:abstractNumId w:val="2"/>
  </w:num>
  <w:num w:numId="21" w16cid:durableId="2027442425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rene Kim">
    <w15:presenceInfo w15:providerId="AD" w15:userId="S::irene.kim@healingpaper.com::a920e4fc-ae56-406c-a995-0ea0947489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CB"/>
    <w:rsid w:val="00026C42"/>
    <w:rsid w:val="00031526"/>
    <w:rsid w:val="00295BCB"/>
    <w:rsid w:val="002A5B16"/>
    <w:rsid w:val="00554459"/>
    <w:rsid w:val="007834E5"/>
    <w:rsid w:val="0082589E"/>
    <w:rsid w:val="00831E95"/>
    <w:rsid w:val="008D7F6E"/>
    <w:rsid w:val="00B64811"/>
    <w:rsid w:val="00BD2B68"/>
    <w:rsid w:val="00C92FAD"/>
    <w:rsid w:val="00C93A37"/>
    <w:rsid w:val="00D46867"/>
    <w:rsid w:val="00DA65CB"/>
    <w:rsid w:val="00DD7E5A"/>
    <w:rsid w:val="00EA09E7"/>
    <w:rsid w:val="00EE453A"/>
    <w:rsid w:val="00FA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FDB0"/>
  <w15:chartTrackingRefBased/>
  <w15:docId w15:val="{594D33E8-3F41-4425-80A4-E02011DA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5B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5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5B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5B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5B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5B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5B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5B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5B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5B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5B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5B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5B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5B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5B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5B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5B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5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5B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5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5B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5B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5B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5B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5BC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95BC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5BCB"/>
    <w:rPr>
      <w:color w:val="605E5C"/>
      <w:shd w:val="clear" w:color="auto" w:fill="E1DFDD"/>
    </w:rPr>
  </w:style>
  <w:style w:type="paragraph" w:styleId="ac">
    <w:name w:val="Revision"/>
    <w:hidden/>
    <w:uiPriority w:val="99"/>
    <w:semiHidden/>
    <w:rsid w:val="0003152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ni.glob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ngnamunni.com/jp" TargetMode="External"/><Relationship Id="rId5" Type="http://schemas.openxmlformats.org/officeDocument/2006/relationships/hyperlink" Target="https://www.gangnamunni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Kim</dc:creator>
  <cp:keywords/>
  <dc:description/>
  <cp:lastModifiedBy>Irene Kim</cp:lastModifiedBy>
  <cp:revision>15</cp:revision>
  <dcterms:created xsi:type="dcterms:W3CDTF">2026-03-06T06:39:00Z</dcterms:created>
  <dcterms:modified xsi:type="dcterms:W3CDTF">2026-03-06T09:32:00Z</dcterms:modified>
</cp:coreProperties>
</file>